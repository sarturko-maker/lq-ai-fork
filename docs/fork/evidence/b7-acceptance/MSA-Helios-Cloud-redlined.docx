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comments1.xml" ContentType="application/vnd.openxmlformats-officedocument.wordprocessingml.comments+xml"/>
  <Override PartName="/word/commentsExtended1.xml" ContentType="application/vnd.openxmlformats-officedocument.wordprocessingml.commentsExtended+xml"/>
  <Override PartName="/word/commentsExtensible1.xml" ContentType="application/vnd.openxmlformats-officedocument.wordprocessingml.commentsExtensible+xml"/>
  <Override PartName="/word/commentsIds1.xml" ContentType="application/vnd.openxmlformats-officedocument.wordprocessingml.commentsId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16du="http://schemas.microsoft.com/office/word/2023/wordml/word16du"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HELIOS CLOUD LTD — MASTER SERVICES AGREEMENT (Vendor Standard Form)</w:t>
      </w:r>
    </w:p>
    <w:p>
      <w:r>
        <w:t>This Master Services Agreement (the "Agreement") is made between:</w:t>
      </w:r>
    </w:p>
    <w:p>
      <w:r>
        <w:t>(1) HELIOS CLOUD LTD, a company incorporated in England and Wales (registered number 09182736) whose registered office is at 40 Helios House, 12 Meridian Street, London EC2A 4TP ("Helios", the "Vendor", "we" or "us"); and</w:t>
      </w:r>
    </w:p>
    <w:p>
      <w:r>
        <w:t>(2) NORTHWIND TRADING LTD, a company incorporated in England and Wales (registered number 07654321) whose registered office is in London ("Customer", "you"),</w:t>
      </w:r>
    </w:p>
    <w:p>
      <w:r>
        <w:t>each a "party" and together the "parties". This Agreement takes effect on the date of last signature (the "Effective Date").</w:t>
      </w:r>
    </w:p>
    <w:p>
      <w:pPr>
        <w:pStyle w:val="Heading1"/>
      </w:pPr>
      <w:r>
        <w:t>1. PARTIES &amp; SERVICES</w:t>
      </w:r>
    </w:p>
    <w:p>
      <w:r>
        <w:t>1.1 Helios operates a cloud-hosted customer relationship management platform (the "Platform") and shall make the Platform and related support available to the Customer as a service (the "Services") in accordance with this Agreement and the applicable Order Form.</w:t>
      </w:r>
    </w:p>
    <w:p>
      <w:r>
        <w:t>1.2 The Services are provided on a subscription basis for the Customer's internal business use only. Helios grants the Customer a non-exclusive, non-transferable right to access and use the Services during the term. All use is subject to the Platform's published acceptable-use and fair-use policies.</w:t>
      </w:r>
    </w:p>
    <w:p>
      <w:r>
        <w:t>1.3 Helios shall use commercially reasonable efforts to make the Platform available, but the Services are provided on an "as available" basis save as expressly stated in this Agreement.</w:t>
      </w:r>
      <w:commentRangeStart w:id="9"/>
      <w:ins w:id="22" w:author="LQ.AI Commercial counsel" w:date="2026-07-11T14:36:15Z" w16du:dateUtc="2026-07-11T14:36:15Z">
        <w:r>
          <w:t xml:space="preserve"> Helios shall make the Platform available with a Monthly Uptime Percentage of at least 99.5% as measured over each calendar month, in accordance with the SLA schedule appended to the applicable Order Form. If the Monthly Uptime Percentage falls below 99.5%, the Customer shall be entitled to service credits. If the Monthly Uptime Percentage falls below 95% for any two consecutive months, the Customer may terminate the affected Order Form on written notice and receive a pro-rata refund of any prepaid Charges.</w:t>
        </w:r>
      </w:ins>
      <w:commentRangeEnd w:id="9"/>
      <w:r>
        <w:rPr>
          <w:rStyle w:val="CommentReference"/>
        </w:rPr>
        <w:commentReference w:id="9"/>
      </w:r>
    </w:p>
    <w:p>
      <w:pPr>
        <w:pStyle w:val="Heading1"/>
      </w:pPr>
      <w:r>
        <w:t>2. TERM AND RENEWAL</w:t>
      </w:r>
    </w:p>
    <w:p>
      <w:r>
        <w:t>2.1 This Agreement commences on the Effective Date and continues for an initial term of 24 (twenty-four) months from the Effective Date (the "Initial Term").</w:t>
      </w:r>
    </w:p>
    <w:p>
      <w:r>
        <w:t xml:space="preserve">2.2 On expiry of the Initial Term, this Agreement shall automatically renew for successive renewal periods of 12 (twelve) months each (each a "Renewal Term"), unless either party gives the other written notice of non-renewal of at least </w:t>
      </w:r>
      <w:commentRangeStart w:id="8"/>
      <w:del w:id="20" w:author="LQ.AI Commercial counsel" w:date="2026-07-11T14:36:15Z" w16du:dateUtc="2026-07-11T14:36:15Z">
        <w:r>
          <w:delText>90</w:delText>
        </w:r>
      </w:del>
      <w:ins w:id="21" w:author="LQ.AI Commercial counsel" w:date="2026-07-11T14:36:15Z" w16du:dateUtc="2026-07-11T14:36:15Z">
        <w:r>
          <w:t>60</w:t>
        </w:r>
      </w:ins>
      <w:commentRangeEnd w:id="8"/>
      <w:r>
        <w:rPr>
          <w:rStyle w:val="CommentReference"/>
        </w:rPr>
        <w:commentReference w:id="8"/>
      </w:r>
      <w:r>
        <w:t xml:space="preserve"> (</w:t>
      </w:r>
      <w:del w:id="18" w:author="LQ.AI Commercial counsel" w:date="2026-07-11T14:36:15Z" w16du:dateUtc="2026-07-11T14:36:15Z">
        <w:r>
          <w:delText>ninety</w:delText>
        </w:r>
      </w:del>
      <w:ins w:id="19" w:author="LQ.AI Commercial counsel" w:date="2026-07-11T14:36:15Z" w16du:dateUtc="2026-07-11T14:36:15Z">
        <w:r>
          <w:t>sixty</w:t>
        </w:r>
      </w:ins>
      <w:r>
        <w:t>) days before the end of the then-current term. The Initial Term and each Renewal Term together form the "Term".</w:t>
      </w:r>
    </w:p>
    <w:p>
      <w:pPr>
        <w:pStyle w:val="Heading1"/>
      </w:pPr>
      <w:r>
        <w:t>3. CHARGES AND PAYMENT</w:t>
      </w:r>
    </w:p>
    <w:p>
      <w:r>
        <w:t>3.1 The Customer shall pay the subscription and other charges set out in the Order Form (the "Charges"). Annual fees are invoiced yearly in advance, on or about the Effective Date and each anniversary of it.</w:t>
      </w:r>
    </w:p>
    <w:p>
      <w:r>
        <w:t>3.2 All invoices are payable within 30 (thirty) days of the invoice date (Net 30). All Charges are exclusive of VAT, which the Customer shall pay at the applicable rate.</w:t>
      </w:r>
    </w:p>
    <w:p>
      <w:r>
        <w:t>3.3 Without prejudice to any other right or remedy, Helios may charge interest on any overdue amount at the rate of 4% (four per cent) per annum, accruing daily from the due date until payment. All Charges are non-cancellable and non-refundable except as expressly stated in this Agreement</w:t>
      </w:r>
      <w:commentRangeStart w:id="7"/>
      <w:ins w:id="17" w:author="LQ.AI Commercial counsel" w:date="2026-07-11T14:36:15Z" w16du:dateUtc="2026-07-11T14:36:15Z">
        <w:r>
          <w:t xml:space="preserve"> or where the Customer terminates this Agreement for Helios's material breach, or where the Customer exercises a contractual termination right (including any termination for convenience under clause 4.1). In the event of a permitted termination resulting in early exit, the Customer shall receive a pro-rata refund of any prepaid Charges for the remaining portion of the then-current term</w:t>
        </w:r>
      </w:ins>
      <w:commentRangeEnd w:id="7"/>
      <w:r>
        <w:rPr>
          <w:rStyle w:val="CommentReference"/>
        </w:rPr>
        <w:commentReference w:id="7"/>
      </w:r>
      <w:r>
        <w:t>.</w:t>
      </w:r>
    </w:p>
    <w:p>
      <w:pPr>
        <w:pStyle w:val="Heading1"/>
      </w:pPr>
      <w:r>
        <w:t>4. TERMINATION</w:t>
      </w:r>
    </w:p>
    <w:p>
      <w:r>
        <w:t>4.1 The Customer acknowledges that it is committed to the Services for the full Initial Term. There is no right of termination for convenience during the Initial Term, and the Customer may not terminate this Agreement for convenience before the end of the 24 (twenty-four) month Initial Term.</w:t>
      </w:r>
      <w:commentRangeStart w:id="6"/>
      <w:ins w:id="16" w:author="LQ.AI Commercial counsel" w:date="2026-07-11T14:36:15Z" w16du:dateUtc="2026-07-11T14:36:15Z">
        <w:r>
          <w:t xml:space="preserve"> The Customer may terminate this Agreement for convenience at any time after the first 12 (twelve) months of the Initial Term by giving Helios at least 60 (sixty) days' written notice. If the Customer terminates for convenience under this clause, it shall pay all Charges due up to the effective date of termination, and Helios shall refund any prepaid Charges for the period after the effective date on a pro-rata basis.</w:t>
        </w:r>
      </w:ins>
      <w:commentRangeEnd w:id="6"/>
      <w:r>
        <w:rPr>
          <w:rStyle w:val="CommentReference"/>
        </w:rPr>
        <w:commentReference w:id="6"/>
      </w:r>
    </w:p>
    <w:p>
      <w:r>
        <w:t>4.2 Either party may terminate this Agreement on written notice if the other commits a material breach that it fails to remedy within 30 (thirty) days of written notice, or becomes insolvent.</w:t>
      </w:r>
    </w:p>
    <w:p>
      <w:r>
        <w:t xml:space="preserve">4.3 Helios may suspend the Services on </w:t>
      </w:r>
      <w:commentRangeStart w:id="5"/>
      <w:del w:id="14" w:author="LQ.AI Commercial counsel" w:date="2026-07-11T14:36:15Z" w16du:dateUtc="2026-07-11T14:36:15Z">
        <w:r>
          <w:delText>notice where Charges are overdue or</w:delText>
        </w:r>
      </w:del>
      <w:ins w:id="15" w:author="LQ.AI Commercial counsel" w:date="2026-07-11T14:36:15Z" w16du:dateUtc="2026-07-11T14:36:15Z">
        <w:r>
          <w:t>at least 10 (ten) business days' prior written notice where Charges are overdue and not disputed in good faith, or with immediate notice</w:t>
        </w:r>
      </w:ins>
      <w:commentRangeEnd w:id="5"/>
      <w:r>
        <w:rPr>
          <w:rStyle w:val="CommentReference"/>
        </w:rPr>
        <w:commentReference w:id="5"/>
      </w:r>
      <w:r>
        <w:t xml:space="preserve"> where continued provision would breach </w:t>
      </w:r>
      <w:ins w:id="13" w:author="LQ.AI Commercial counsel" w:date="2026-07-11T14:36:15Z" w16du:dateUtc="2026-07-11T14:36:15Z">
        <w:r>
          <w:t xml:space="preserve">applicable </w:t>
        </w:r>
      </w:ins>
      <w:r>
        <w:t xml:space="preserve">law or </w:t>
      </w:r>
      <w:ins w:id="12" w:author="LQ.AI Commercial counsel" w:date="2026-07-11T14:36:15Z" w16du:dateUtc="2026-07-11T14:36:15Z">
        <w:r>
          <w:t xml:space="preserve">where </w:t>
        </w:r>
      </w:ins>
      <w:r>
        <w:t xml:space="preserve">the </w:t>
      </w:r>
      <w:del w:id="10" w:author="LQ.AI Commercial counsel" w:date="2026-07-11T14:36:15Z" w16du:dateUtc="2026-07-11T14:36:15Z">
        <w:r>
          <w:delText>acceptable-use policy</w:delText>
        </w:r>
      </w:del>
      <w:ins w:id="11" w:author="LQ.AI Commercial counsel" w:date="2026-07-11T14:36:15Z" w16du:dateUtc="2026-07-11T14:36:15Z">
        <w:r>
          <w:t>Customer's use of the Services poses an imminent security risk. Suspension shall apply only to the affected user or instance where practicable, and Helios shall restore the Services promptly once the cause of suspension is resolved</w:t>
        </w:r>
      </w:ins>
      <w:r>
        <w:t>.</w:t>
      </w:r>
    </w:p>
    <w:p>
      <w:pPr>
        <w:pStyle w:val="Heading1"/>
      </w:pPr>
      <w:r>
        <w:t>5. LIMITATION OF LIABILITY</w:t>
      </w:r>
    </w:p>
    <w:p>
      <w:r>
        <w:t>5.1 Subject to clause 5.2, the aggregate liability of Helios arising out of or in connection with this Agreement, whether in contract, tort (including negligence) or otherwise, shall not exceed the total Charges paid by the Customer in the 12 (twelve) months immediately preceding the event giving rise to the claim.</w:t>
      </w:r>
    </w:p>
    <w:p>
      <w:r>
        <w:t>5.2 Nothing in this Agreement limits or excludes liability for death or personal injury caused by negligence, for fraud or fraudulent misrepresentation, or for any other liability that cannot lawfully be limited. There are no further uncapped carve-outs.</w:t>
      </w:r>
      <w:commentRangeStart w:id="4"/>
      <w:ins w:id="9" w:author="LQ.AI Commercial counsel" w:date="2026-07-11T14:36:15Z" w16du:dateUtc="2026-07-11T14:36:15Z">
        <w:r>
          <w:t xml:space="preserve"> The limitation of liability in clause 5.1 shall not apply to: (a) Helios's breach of its obligations under clause 6 (Data Protection &amp; Security); (b) Helios's breach of confidentiality; (c) Helios's infringement of the Customer's intellectual property rights; (d) Helios's obligations under any indemnity given by Helios under this Agreement; or (e) Helios's gross negligence or wilful misconduct.</w:t>
        </w:r>
      </w:ins>
      <w:commentRangeEnd w:id="4"/>
      <w:r>
        <w:rPr>
          <w:rStyle w:val="CommentReference"/>
        </w:rPr>
        <w:commentReference w:id="4"/>
      </w:r>
    </w:p>
    <w:p>
      <w:r>
        <w:t>5.3 Helios shall not be liable for loss of profit, revenue, anticipated savings, goodwill, or for any indirect or consequential loss</w:t>
      </w:r>
      <w:commentRangeStart w:id="3"/>
      <w:ins w:id="8" w:author="LQ.AI Commercial counsel" w:date="2026-07-11T14:36:15Z" w16du:dateUtc="2026-07-11T14:36:15Z">
        <w:r>
          <w:t>; provided that this exclusion shall not apply to: (i) amounts payable by Helios under any indemnity; (ii) costs arising directly from a breach of clause 6 (Data Protection &amp; Security), including data-breach notification costs, forensic investigation costs, and regulatory fines or penalties; (iii) breach of confidentiality; or (iv) damages that are the direct and foreseeable result of Helios's breach of this Agreement</w:t>
        </w:r>
      </w:ins>
      <w:commentRangeEnd w:id="3"/>
      <w:r>
        <w:rPr>
          <w:rStyle w:val="CommentReference"/>
        </w:rPr>
        <w:commentReference w:id="3"/>
      </w:r>
      <w:r>
        <w:t>.</w:t>
      </w:r>
    </w:p>
    <w:p>
      <w:pPr>
        <w:pStyle w:val="Heading1"/>
      </w:pPr>
      <w:r>
        <w:t>6. DATA PROTECTION &amp; SECURITY</w:t>
      </w:r>
    </w:p>
    <w:p>
      <w:r>
        <w:t>6.1 In respect of any personal data processed under this Agreement, the Customer is the controller and Helios is the processor. Helios shall process personal data only on the Customer's documented instructions and in accordance with the UK GDPR and the Data Protection Act 2018.</w:t>
      </w:r>
    </w:p>
    <w:p>
      <w:r>
        <w:t>6.2 Helios shall notify the Customer without undue delay and in any event within 72 (seventy-two) hours after becoming aware of a personal data breach affecting the Customer's personal data.</w:t>
      </w:r>
    </w:p>
    <w:p>
      <w:r>
        <w:t xml:space="preserve">6.3 The Customer authorises Helios to appoint sub-processors, provided that Helios gives the Customer at least 30 (thirty) days' prior written notice of any intended addition or replacement of a sub-processor. </w:t>
      </w:r>
      <w:commentRangeStart w:id="2"/>
      <w:ins w:id="7" w:author="LQ.AI Commercial counsel" w:date="2026-07-11T14:36:15Z" w16du:dateUtc="2026-07-11T14:36:15Z">
        <w:r>
          <w:t xml:space="preserve">The Customer may object to a proposed sub-processor on reasonable data-protection grounds within 14 (fourteen) days of notice. If the Customer objects and the parties cannot resolve the objection within 30 (thirty) days, the Customer may terminate the affected services without liability and receive a pro-rata refund of any prepaid Charges. </w:t>
        </w:r>
      </w:ins>
      <w:commentRangeEnd w:id="2"/>
      <w:r>
        <w:rPr>
          <w:rStyle w:val="CommentReference"/>
        </w:rPr>
        <w:commentReference w:id="2"/>
      </w:r>
      <w:r>
        <w:t>Helios shall impose data-protection obligations on each sub-processor equivalent to those in this clause 6.</w:t>
      </w:r>
    </w:p>
    <w:p>
      <w:r>
        <w:t>6.4 Helios shall maintain appropriate technical and organisational measures to protect Customer personal data.</w:t>
      </w:r>
    </w:p>
    <w:p>
      <w:pPr>
        <w:pStyle w:val="Heading1"/>
      </w:pPr>
      <w:r>
        <w:t>7. INTELLECTUAL PROPERTY &amp; DATA</w:t>
      </w:r>
    </w:p>
    <w:p>
      <w:r>
        <w:t>7.1 As between the parties, the Customer owns and retains all right, title and interest in and to the Customer Data (meaning all data and content the Customer or its users submit to the Services).</w:t>
      </w:r>
    </w:p>
    <w:p>
      <w:r>
        <w:t>7.2 Helios owns and retains all right, title and interest in and to the Platform, the Services and all related software</w:t>
      </w:r>
      <w:commentRangeStart w:id="1"/>
      <w:del w:id="5" w:author="LQ.AI Commercial counsel" w:date="2026-07-11T14:36:15Z" w16du:dateUtc="2026-07-11T14:36:15Z">
        <w:r>
          <w:delText>, and in any</w:delText>
        </w:r>
      </w:del>
      <w:ins w:id="6" w:author="LQ.AI Commercial counsel" w:date="2026-07-11T14:36:15Z" w16du:dateUtc="2026-07-11T14:36:15Z">
        <w:r>
          <w:t>. If the Customer provides</w:t>
        </w:r>
      </w:ins>
      <w:commentRangeEnd w:id="1"/>
      <w:r>
        <w:rPr>
          <w:rStyle w:val="CommentReference"/>
        </w:rPr>
        <w:commentReference w:id="1"/>
      </w:r>
      <w:r>
        <w:t xml:space="preserve"> feedback, suggestions or improvement ideas </w:t>
      </w:r>
      <w:del w:id="3" w:author="LQ.AI Commercial counsel" w:date="2026-07-11T14:36:15Z" w16du:dateUtc="2026-07-11T14:36:15Z">
        <w:r>
          <w:delText>provided by the Customer, which Helios may use without restriction</w:delText>
        </w:r>
      </w:del>
      <w:ins w:id="4" w:author="LQ.AI Commercial counsel" w:date="2026-07-11T14:36:15Z" w16du:dateUtc="2026-07-11T14:36:15Z">
        <w:r>
          <w:t>that do not contain the Customer's Confidential Information, the Customer hereby grants Helios a non-exclusive, royalty-free, perpetual licence to use such feedback for product improvement purposes. Nothing in this clause obliges the Customer to provide feedback</w:t>
        </w:r>
      </w:ins>
      <w:r>
        <w:t xml:space="preserve"> or </w:t>
      </w:r>
      <w:del w:id="1" w:author="LQ.AI Commercial counsel" w:date="2026-07-11T14:36:15Z" w16du:dateUtc="2026-07-11T14:36:15Z">
        <w:r>
          <w:delText>obligation</w:delText>
        </w:r>
      </w:del>
      <w:ins w:id="2" w:author="LQ.AI Commercial counsel" w:date="2026-07-11T14:36:15Z" w16du:dateUtc="2026-07-11T14:36:15Z">
        <w:r>
          <w:t>suggestions</w:t>
        </w:r>
      </w:ins>
      <w:r>
        <w:t>.</w:t>
      </w:r>
    </w:p>
    <w:p>
      <w:r>
        <w:t>7.3 Helios shall have no right to use the Customer Data other than as necessary to provide and support the Services, and shall not sell or disclose Customer Data except as required by law.</w:t>
      </w:r>
    </w:p>
    <w:p>
      <w:pPr>
        <w:pStyle w:val="Heading1"/>
      </w:pPr>
      <w:r>
        <w:t>8. GOVERNING LAW AND JURISDICTION</w:t>
      </w:r>
    </w:p>
    <w:p>
      <w:r>
        <w:t>8.1 This Agreement and any dispute or claim arising out of or in connection with it or its subject matter (including non-contractual disputes) are governed by and construed in accordance with the law of England and Wales.</w:t>
      </w:r>
    </w:p>
    <w:p>
      <w:r>
        <w:t>8.2 The parties irrevocably submit to the exclusive jurisdiction of the courts of England and Wales.</w:t>
      </w:r>
    </w:p>
    <w:p>
      <w:pPr>
        <w:pStyle w:val="Heading1"/>
      </w:pPr>
      <w:r>
        <w:t>SIGNATURE BLOCK</w:t>
      </w:r>
    </w:p>
    <w:p>
      <w:r>
        <w:t>Signed for and on behalf of HELIOS CLOUD LTD</w:t>
      </w:r>
    </w:p>
    <w:p>
      <w:r>
        <w:t>Name: ____________________________</w:t>
      </w:r>
    </w:p>
    <w:p>
      <w:r>
        <w:t>Title: ____________________________</w:t>
      </w:r>
    </w:p>
    <w:p>
      <w:r>
        <w:t>Date: ____________________________</w:t>
      </w:r>
    </w:p>
    <w:p>
      <w:r>
        <w:t>Signed for and on behalf of NORTHWIND TRADING LTD</w:t>
      </w:r>
    </w:p>
    <w:p>
      <w:r>
        <w:t>Name: ____________________________</w:t>
      </w:r>
    </w:p>
    <w:p>
      <w:r>
        <w:t>Title: ____________________________</w:t>
      </w:r>
    </w:p>
    <w:p>
      <w:r>
        <w:t>Date: ____________________________</w:t>
      </w:r>
    </w:p>
    <w:sectPr w:rsidR="00FC693F" w:rsidRPr="0006063C" w:rsidSect="00034616">
      <w:pgSz w:w="12240" w:h="15840"/>
      <w:pgMar w:top="1440" w:right="1800" w:bottom="1440" w:left="1800" w:header="720" w:footer="720" w:gutter="0"/>
      <w:cols w:space="720"/>
      <w:docGrid w:linePitch="360"/>
    </w:sectPr>
  </w:body>
</w:document>
</file>

<file path=word/comments1.xml><?xml version="1.0" encoding="utf-8"?>
<w:comments xmlns:w="http://schemas.openxmlformats.org/wordprocessingml/2006/main" xmlns:w14="http://schemas.microsoft.com/office/word/2010/wordml" xmlns:w15="http://schemas.microsoft.com/office/word/2012/wordml" xmlns:w16cid="http://schemas.microsoft.com/office/word/2016/wordml/cid" xmlns:w16cex="http://schemas.microsoft.com/office/word/2018/wordml/cex" xmlns:mc="http://schemas.openxmlformats.org/markup-compatibility/2006" mc:Ignorable="w14 w15 w16cid w16cex">
  <w:comment w:id="1" w:author="LQ.AI Commercial counsel" w:date="2026-07-11T14:36:15Z" w:initials="LCC">
    <w:p w14:paraId="8D34C560" w14:textId="77777777" w:rsidR="1DC27B4A" w:rsidRDefault="1DC27B4A" w:rsidP="1DC27B4A">
      <w:pPr>
        <w:pStyle w:val="CommentText"/>
      </w:pPr>
      <w:r>
        <w:rPr>
          <w:rStyle w:val="CommentReference"/>
        </w:rPr>
        <w:annotationRef/>
      </w:r>
      <w:r>
        <w:t>Narrows the over-broad automatic assignment of feedback. Changes from 'owns' (assignment) to a non-exclusive licence, excludes feedback containing the customer's confidential information, and removes any obligation to provide feedback.</w:t>
      </w:r>
    </w:p>
  </w:comment>
  <w:comment w:id="2" w:author="LQ.AI Commercial counsel" w:date="2026-07-11T14:36:15Z" w:initials="LCC">
    <w:p w14:paraId="CBEF0EA3" w14:textId="77777777" w:rsidR="5AAF6825" w:rsidRDefault="5AAF6825" w:rsidP="5AAF6825">
      <w:pPr>
        <w:pStyle w:val="CommentText"/>
      </w:pPr>
      <w:r>
        <w:rPr>
          <w:rStyle w:val="CommentReference"/>
        </w:rPr>
        <w:annotationRef/>
      </w:r>
      <w:r>
        <w:t>Adds a customer right to object to new sub-processors on data-protection grounds, with a termination right and refund if unresolved. Under UK GDPR the controller must authorise sub-processor changes.</w:t>
      </w:r>
    </w:p>
  </w:comment>
  <w:comment w:id="3" w:author="LQ.AI Commercial counsel" w:date="2026-07-11T14:36:15Z" w:initials="LCC">
    <w:p w14:paraId="B2616BD8" w14:textId="77777777" w:rsidR="C6D36739" w:rsidRDefault="C6D36739" w:rsidP="C6D36739">
      <w:pPr>
        <w:pStyle w:val="CommentText"/>
      </w:pPr>
      <w:r>
        <w:rPr>
          <w:rStyle w:val="CommentReference"/>
        </w:rPr>
        <w:annotationRef/>
      </w:r>
      <w:r>
        <w:t>Carves out data-breach costs, indemnity payments, confidentiality breaches, and direct foreseeable damages from the indirect/consequential exclusion. Prevents the vendor from characterising critical losses as indirect.</w:t>
      </w:r>
    </w:p>
  </w:comment>
  <w:comment w:id="4" w:author="LQ.AI Commercial counsel" w:date="2026-07-11T14:36:15Z" w:initials="LCC">
    <w:p w14:paraId="9E1B3ADB" w14:textId="77777777" w:rsidR="2BC4B604" w:rsidRDefault="2BC4B604" w:rsidP="2BC4B604">
      <w:pPr>
        <w:pStyle w:val="CommentText"/>
      </w:pPr>
      <w:r>
        <w:rPr>
          <w:rStyle w:val="CommentReference"/>
        </w:rPr>
        <w:annotationRef/>
      </w:r>
      <w:r>
        <w:t>Carves out the highest-risk heads of loss from the liability cap: data protection breaches, confidentiality, IP infringement, indemnity obligations, and gross negligence. Without these, a major vendor failure would leave the customer with only 12 months of fees as recovery.</w:t>
      </w:r>
    </w:p>
  </w:comment>
  <w:comment w:id="5" w:author="LQ.AI Commercial counsel" w:date="2026-07-11T14:36:15Z" w:initials="LCC">
    <w:p w14:paraId="5F8EBECB" w14:textId="77777777" w:rsidR="AFEDCAA7" w:rsidRDefault="AFEDCAA7" w:rsidP="AFEDCAA7">
      <w:pPr>
        <w:pStyle w:val="CommentText"/>
      </w:pPr>
      <w:r>
        <w:rPr>
          <w:rStyle w:val="CommentReference"/>
        </w:rPr>
        <w:annotationRef/>
      </w:r>
      <w:r>
        <w:t>Adds a cure period for non-payment, excludes disputed amounts from suspension, limits scope to affected users where feasible, and adds a restoration obligation.</w:t>
      </w:r>
    </w:p>
  </w:comment>
  <w:comment w:id="6" w:author="LQ.AI Commercial counsel" w:date="2026-07-11T14:36:15Z" w:initials="LCC">
    <w:p w14:paraId="5BB35C8A" w14:textId="77777777" w:rsidR="C8B6215F" w:rsidRDefault="C8B6215F" w:rsidP="C8B6215F">
      <w:pPr>
        <w:pStyle w:val="CommentText"/>
      </w:pPr>
      <w:r>
        <w:rPr>
          <w:rStyle w:val="CommentReference"/>
        </w:rPr>
        <w:annotationRef/>
      </w:r>
      <w:r>
        <w:t>The first sentence flatly denies termination for convenience during a 24-month lock-in, which is one-sided. This replaces it with a customer termination right after 12 months with 60 days' notice and pro-rata refund.</w:t>
      </w:r>
    </w:p>
  </w:comment>
  <w:comment w:id="7" w:author="LQ.AI Commercial counsel" w:date="2026-07-11T14:36:15Z" w:initials="LCC">
    <w:p w14:paraId="3088C7B5" w14:textId="77777777" w:rsidR="8C61FBE6" w:rsidRDefault="8C61FBE6" w:rsidP="8C61FBE6">
      <w:pPr>
        <w:pStyle w:val="CommentText"/>
      </w:pPr>
      <w:r>
        <w:rPr>
          <w:rStyle w:val="CommentReference"/>
        </w:rPr>
        <w:annotationRef/>
      </w:r>
      <w:r>
        <w:t>Protects the customer's refund position when it exercises a contractual termination right, including for the vendor's material breach — ensures prepaid fees are returned on a pro-rata basis.</w:t>
      </w:r>
    </w:p>
  </w:comment>
  <w:comment w:id="8" w:author="LQ.AI Commercial counsel" w:date="2026-07-11T14:36:15Z" w:initials="LCC">
    <w:p w14:paraId="56D116B8" w14:textId="77777777" w:rsidR="495ED4DD" w:rsidRDefault="495ED4DD" w:rsidP="495ED4DD">
      <w:pPr>
        <w:pStyle w:val="CommentText"/>
      </w:pPr>
      <w:r>
        <w:rPr>
          <w:rStyle w:val="CommentReference"/>
        </w:rPr>
        <w:annotationRef/>
      </w:r>
      <w:r>
        <w:t>Reduces the non-renewal notice period from 90 to 60 days. 90 days is unusually long and easy to miss.</w:t>
      </w:r>
    </w:p>
  </w:comment>
  <w:comment w:id="9" w:author="LQ.AI Commercial counsel" w:date="2026-07-11T14:36:15Z" w:initials="LCC">
    <w:p w14:paraId="3CBF1F3F" w14:textId="77777777" w:rsidR="BD541467" w:rsidRDefault="BD541467" w:rsidP="BD541467">
      <w:pPr>
        <w:pStyle w:val="CommentText"/>
      </w:pPr>
      <w:r>
        <w:rPr>
          <w:rStyle w:val="CommentReference"/>
        </w:rPr>
        <w:annotationRef/>
      </w:r>
      <w:r>
        <w:t>Adds a quantified uptime commitment, service credits, and a termination right for sustained under-performance. The existing 'as available' language remains but is improved by measurable SLA obligations following it.</w:t>
      </w:r>
    </w:p>
  </w:comment>
</w:comments>
</file>

<file path=word/commentsExtended1.xml><?xml version="1.0" encoding="utf-8"?>
<w15:commentsEx xmlns:w15="http://schemas.microsoft.com/office/word/2012/wordml">
  <w15:commentEx w15:paraId="8D34C560" w15:done="0"/>
  <w15:commentEx w15:paraId="CBEF0EA3" w15:done="0"/>
  <w15:commentEx w15:paraId="B2616BD8" w15:done="0"/>
  <w15:commentEx w15:paraId="9E1B3ADB" w15:done="0"/>
  <w15:commentEx w15:paraId="5F8EBECB" w15:done="0"/>
  <w15:commentEx w15:paraId="5BB35C8A" w15:done="0"/>
  <w15:commentEx w15:paraId="3088C7B5" w15:done="0"/>
  <w15:commentEx w15:paraId="56D116B8" w15:done="0"/>
  <w15:commentEx w15:paraId="3CBF1F3F" w15:done="0"/>
</w15:commentsEx>
</file>

<file path=word/commentsExtensible1.xml><?xml version="1.0" encoding="utf-8"?>
<w16cex:commentsExtensible xmlns:w16cex="http://schemas.microsoft.com/office/word/2018/wordml/cex">
  <w16cex:commentExtensible w16cex:durableId="7710317C" w16cex:dateUtc="2026-07-11T14:36:15Z"/>
  <w16cex:commentExtensible w16cex:durableId="7F0FE5D7" w16cex:dateUtc="2026-07-11T14:36:15Z"/>
  <w16cex:commentExtensible w16cex:durableId="9FDAEE0D" w16cex:dateUtc="2026-07-11T14:36:15Z"/>
  <w16cex:commentExtensible w16cex:durableId="0819531B" w16cex:dateUtc="2026-07-11T14:36:15Z"/>
  <w16cex:commentExtensible w16cex:durableId="A542FD45" w16cex:dateUtc="2026-07-11T14:36:15Z"/>
  <w16cex:commentExtensible w16cex:durableId="E39E0634" w16cex:dateUtc="2026-07-11T14:36:15Z"/>
  <w16cex:commentExtensible w16cex:durableId="79F6ACA7" w16cex:dateUtc="2026-07-11T14:36:15Z"/>
  <w16cex:commentExtensible w16cex:durableId="AEF4F373" w16cex:dateUtc="2026-07-11T14:36:15Z"/>
  <w16cex:commentExtensible w16cex:durableId="7A0E2FED" w16cex:dateUtc="2026-07-11T14:36:15Z"/>
</w16cex:commentsExtensible>
</file>

<file path=word/commentsIds1.xml><?xml version="1.0" encoding="utf-8"?>
<w16cid:commentsIds xmlns:w16cid="http://schemas.microsoft.com/office/word/2016/wordml/cid">
  <w16cid:commentId w16cid:paraId="8D34C560" w16cid:durableId="7710317C"/>
  <w16cid:commentId w16cid:paraId="CBEF0EA3" w16cid:durableId="7F0FE5D7"/>
  <w16cid:commentId w16cid:paraId="B2616BD8" w16cid:durableId="9FDAEE0D"/>
  <w16cid:commentId w16cid:paraId="9E1B3ADB" w16cid:durableId="0819531B"/>
  <w16cid:commentId w16cid:paraId="5F8EBECB" w16cid:durableId="A542FD45"/>
  <w16cid:commentId w16cid:paraId="5BB35C8A" w16cid:durableId="E39E0634"/>
  <w16cid:commentId w16cid:paraId="3088C7B5" w16cid:durableId="79F6ACA7"/>
  <w16cid:commentId w16cid:paraId="56D116B8" w16cid:durableId="AEF4F373"/>
  <w16cid:commentId w16cid:paraId="3CBF1F3F" w16cid:durableId="7A0E2FED"/>
</w16cid:commentsIds>
</file>

<file path=word/fontTable.xml><?xml version="1.0" encoding="utf-8"?>
<w:fonts xmlns:w16du="http://schemas.microsoft.com/office/word/2023/wordml/word16du"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16du="http://schemas.microsoft.com/office/word/2023/wordml/word16du"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w16du="http://schemas.microsoft.com/office/word/2023/wordml/word16du"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trackChanges/>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w16du="http://schemas.microsoft.com/office/word/2023/wordml/word16du"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w16du="http://schemas.microsoft.com/office/word/2023/wordml/word16du"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comments" Target="comments1.xml"/><Relationship Id="rId10" Type="http://schemas.microsoft.com/office/2011/relationships/commentsExtended" Target="commentsExtended1.xml"/><Relationship Id="rId11" Type="http://schemas.microsoft.com/office/2016/09/relationships/commentsIds" Target="commentsIds1.xml"/><Relationship Id="rId12" Type="http://schemas.microsoft.com/office/2018/08/relationships/commentsExtensible" Target="commentsExtensibl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