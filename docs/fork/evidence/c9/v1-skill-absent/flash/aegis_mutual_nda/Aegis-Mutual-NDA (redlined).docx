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 xml:space="preserve">This Mutual Non-Disclosure Agreement is entered into between Aegis Analytics Inc. </w:t>
      </w:r>
      <w:commentRangeStart w:id="13"/>
      <w:del w:id="25" w:author="LQ.AI Commercial counsel" w:date="2026-06-22T15:05:04Z" w16du:dateUtc="2026-06-22T15:05:04Z">
        <w:r>
          <w:delText>(the "Discloser")</w:delText>
        </w:r>
      </w:del>
      <w:ins w:id="26" w:author="LQ.AI Commercial counsel" w:date="2026-06-22T15:05:04Z" w16du:dateUtc="2026-06-22T15:05:04Z">
        <w:r>
          <w:t>("Aegis Analytics")</w:t>
        </w:r>
      </w:ins>
      <w:commentRangeEnd w:id="13"/>
      <w:r>
        <w:rPr>
          <w:rStyle w:val="CommentReference"/>
        </w:rPr>
        <w:commentReference w:id="13"/>
      </w:r>
      <w:r>
        <w:t xml:space="preserve"> and the counterparty identified in the signature block (the </w:t>
      </w:r>
      <w:commentRangeStart w:id="12"/>
      <w:del w:id="23" w:author="LQ.AI Commercial counsel" w:date="2026-06-22T15:05:04Z" w16du:dateUtc="2026-06-22T15:05:04Z">
        <w:r>
          <w:delText>"Recipient")</w:delText>
        </w:r>
      </w:del>
      <w:ins w:id="24" w:author="LQ.AI Commercial counsel" w:date="2026-06-22T15:05:04Z" w16du:dateUtc="2026-06-22T15:05:04Z">
        <w:r>
          <w:t>"Counterparty"), each referred to as a "Party" and collectively as the "Parties"</w:t>
        </w:r>
      </w:ins>
      <w:commentRangeEnd w:id="12"/>
      <w:r>
        <w:rPr>
          <w:rStyle w:val="CommentReference"/>
        </w:rPr>
        <w:commentReference w:id="12"/>
      </w:r>
      <w:r>
        <w:t>, to protect Confidential Information exchanged in connection with a potential business relationship.</w:t>
      </w:r>
    </w:p>
    <w:p>
      <w:pPr>
        <w:pStyle w:val="Heading1"/>
      </w:pPr>
      <w:r>
        <w:t>1. Definitions</w:t>
      </w:r>
    </w:p>
    <w:p>
      <w:r>
        <w:t xml:space="preserve">"Confidential Information" means all information disclosed by </w:t>
      </w:r>
      <w:commentRangeStart w:id="11"/>
      <w:del w:id="21" w:author="LQ.AI Commercial counsel" w:date="2026-06-22T15:05:04Z" w16du:dateUtc="2026-06-22T15:05:04Z">
        <w:r>
          <w:delText>the Discloser to the Recipient,</w:delText>
        </w:r>
      </w:del>
      <w:ins w:id="22" w:author="LQ.AI Commercial counsel" w:date="2026-06-22T15:05:04Z" w16du:dateUtc="2026-06-22T15:05:04Z">
        <w:r>
          <w:t>or on behalf of a Party (the "Disclosing Party") to the other Party (the "Receiving Party"),</w:t>
        </w:r>
      </w:ins>
      <w:commentRangeEnd w:id="11"/>
      <w:r>
        <w:rPr>
          <w:rStyle w:val="CommentReference"/>
        </w:rPr>
        <w:commentReference w:id="11"/>
      </w:r>
      <w:r>
        <w:t xml:space="preserve"> in any form and whether or not marked confidential, including all business, technical, financial and commercial information and any notes or analyses derived from it. All Confidential Information remains the property of the </w:t>
      </w:r>
      <w:commentRangeStart w:id="10"/>
      <w:del w:id="19" w:author="LQ.AI Commercial counsel" w:date="2026-06-22T15:05:04Z" w16du:dateUtc="2026-06-22T15:05:04Z">
        <w:r>
          <w:delText>Discloser.</w:delText>
        </w:r>
      </w:del>
      <w:ins w:id="20" w:author="LQ.AI Commercial counsel" w:date="2026-06-22T15:05:04Z" w16du:dateUtc="2026-06-22T15:05:04Z">
        <w:r>
          <w:t>Disclosing Party.</w:t>
        </w:r>
      </w:ins>
      <w:commentRangeEnd w:id="10"/>
      <w:r>
        <w:rPr>
          <w:rStyle w:val="CommentReference"/>
        </w:rPr>
        <w:commentReference w:id="10"/>
      </w:r>
    </w:p>
    <w:p>
      <w:pPr>
        <w:pStyle w:val="Heading1"/>
      </w:pPr>
      <w:r>
        <w:t>2. Confidentiality Obligations</w:t>
      </w:r>
    </w:p>
    <w:p>
      <w:r>
        <w:t xml:space="preserve">The </w:t>
      </w:r>
      <w:commentRangeStart w:id="9"/>
      <w:del w:id="17" w:author="LQ.AI Commercial counsel" w:date="2026-06-22T15:05:04Z" w16du:dateUtc="2026-06-22T15:05:04Z">
        <w:r>
          <w:delText>Recipient shall hold in strict confidence all Confidential Information and shall not disclose it to any third party or use it for any purpose other than evaluating the potential business relationship, without the prior written consent of the Discloser.</w:delText>
        </w:r>
      </w:del>
      <w:ins w:id="18" w:author="LQ.AI Commercial counsel" w:date="2026-06-22T15:05:04Z" w16du:dateUtc="2026-06-22T15:05:04Z">
        <w:r>
          <w:t>Receiving Party shall hold in strict confidence all Confidential Information of the Disclosing Party and shall not disclose it to any third party or use it for any purpose other than evaluating the potential business relationship, without the prior written consent of the Disclosing Party. The Receiving Party may disclose Confidential Information to its employees, officers, advisors and representatives who have a need to know and are bound by obligations of confidentiality no less restrictive than those in this Agreement.</w:t>
        </w:r>
      </w:ins>
      <w:commentRangeEnd w:id="9"/>
      <w:r>
        <w:rPr>
          <w:rStyle w:val="CommentReference"/>
        </w:rPr>
        <w:commentReference w:id="9"/>
      </w:r>
    </w:p>
    <w:p>
      <w:pPr>
        <w:pStyle w:val="Heading1"/>
      </w:pPr>
      <w:r>
        <w:t>3. Exclusions</w:t>
      </w:r>
    </w:p>
    <w:p>
      <w:commentRangeStart w:id="8"/>
      <w:del w:id="15" w:author="LQ.AI Commercial counsel" w:date="2026-06-22T15:05:04Z" w16du:dateUtc="2026-06-22T15:05:04Z">
        <w:r>
          <w:delText>Information is not Confidential Information only to the extent the Recipient can show by written records that it was already in the public domain at the time of disclosure through no act of the Recipient.</w:delText>
        </w:r>
      </w:del>
      <w:ins w:id="16" w:author="LQ.AI Commercial counsel" w:date="2026-06-22T15:05:04Z" w16du:dateUtc="2026-06-22T15:05:04Z">
        <w:r>
          <w:t>Confidential Information does not include information that the Receiving Party can demonstrate by written records: (a) is or becomes generally available to the public other than through a breach of this Agreement; (b) was already known to the Receiving Party at the time of disclosure without an obligation of confidentiality; (c) is independently developed by the Receiving Party without use of or reference to the Disclosing Party's Confidential Information; or (d) is required to be disclosed by applicable law, regulation, or court order, provided that the Receiving Party, to the extent permitted by law, gives the Disclosing Party prompt notice of such requirement and reasonably cooperates in seeking a protective order, and discloses only the minimum information required to comply.</w:t>
        </w:r>
      </w:ins>
      <w:commentRangeEnd w:id="8"/>
      <w:r>
        <w:rPr>
          <w:rStyle w:val="CommentReference"/>
        </w:rPr>
        <w:commentReference w:id="8"/>
      </w:r>
    </w:p>
    <w:p>
      <w:pPr>
        <w:pStyle w:val="Heading1"/>
      </w:pPr>
      <w:r>
        <w:t>4. Term</w:t>
      </w:r>
    </w:p>
    <w:p>
      <w:r>
        <w:t xml:space="preserve">The </w:t>
      </w:r>
      <w:commentRangeStart w:id="7"/>
      <w:del w:id="13" w:author="LQ.AI Commercial counsel" w:date="2026-06-22T15:05:04Z" w16du:dateUtc="2026-06-22T15:05:04Z">
        <w:r>
          <w:delText>Recipient's obligations of confidentiality under this Agreement shall survive in perpetuity and shall continue to bind the Recipient indefinitely after the return or destruction of the Confidential Information.</w:delText>
        </w:r>
      </w:del>
      <w:ins w:id="14" w:author="LQ.AI Commercial counsel" w:date="2026-06-22T15:05:04Z" w16du:dateUtc="2026-06-22T15:05:04Z">
        <w:r>
          <w:t>Receiving Party's obligations of confidentiality under this Agreement shall survive for a period of three (3) years from the date of disclosure of the applicable Confidential Information; provided, however, that Confidential Information that constitutes a trade secret under applicable law shall be protected for so long as it retains its trade secret status under applicable law.</w:t>
        </w:r>
      </w:ins>
      <w:commentRangeEnd w:id="7"/>
      <w:r>
        <w:rPr>
          <w:rStyle w:val="CommentReference"/>
        </w:rPr>
        <w:commentReference w:id="7"/>
      </w:r>
    </w:p>
    <w:p>
      <w:pPr>
        <w:pStyle w:val="Heading1"/>
      </w:pPr>
      <w:r>
        <w:t>5. Return of Information</w:t>
      </w:r>
    </w:p>
    <w:p>
      <w:r>
        <w:t xml:space="preserve">Upon the </w:t>
      </w:r>
      <w:commentRangeStart w:id="6"/>
      <w:del w:id="11" w:author="LQ.AI Commercial counsel" w:date="2026-06-22T15:05:04Z" w16du:dateUtc="2026-06-22T15:05:04Z">
        <w:r>
          <w:delText>Discloser's written demand, the Recipient shall immediately return or destroy all Confidential Information and all copies, and shall certify such destruction in writing.</w:delText>
        </w:r>
      </w:del>
      <w:ins w:id="12" w:author="LQ.AI Commercial counsel" w:date="2026-06-22T15:05:04Z" w16du:dateUtc="2026-06-22T15:05:04Z">
        <w:r>
          <w:t>Disclosing Party's written request, the Receiving Party shall promptly return or destroy all Confidential Information of the Disclosing Party, and shall certify such destruction in writing upon the Disclosing Party's request.</w:t>
        </w:r>
      </w:ins>
      <w:commentRangeEnd w:id="6"/>
      <w:r>
        <w:rPr>
          <w:rStyle w:val="CommentReference"/>
        </w:rPr>
        <w:commentReference w:id="6"/>
      </w:r>
      <w:r>
        <w:t xml:space="preserve"> The Recipient may not retain any copy for any </w:t>
      </w:r>
      <w:commentRangeStart w:id="5"/>
      <w:del w:id="9" w:author="LQ.AI Commercial counsel" w:date="2026-06-22T15:05:04Z" w16du:dateUtc="2026-06-22T15:05:04Z">
        <w:r>
          <w:delText>reason.</w:delText>
        </w:r>
      </w:del>
      <w:ins w:id="10" w:author="LQ.AI Commercial counsel" w:date="2026-06-22T15:05:04Z" w16du:dateUtc="2026-06-22T15:05:04Z">
        <w:r>
          <w:t>reason unless required by applicable law or regulation or stored on routine backup systems that are not readily accessible, in each case for so long as required; provided that any retained Confidential Information shall remain subject to this Agreement.</w:t>
        </w:r>
      </w:ins>
      <w:commentRangeEnd w:id="5"/>
      <w:r>
        <w:rPr>
          <w:rStyle w:val="CommentReference"/>
        </w:rPr>
        <w:commentReference w:id="5"/>
      </w:r>
    </w:p>
    <w:p>
      <w:pPr>
        <w:pStyle w:val="Heading1"/>
      </w:pPr>
      <w:r>
        <w:t>6. No Licence</w:t>
      </w:r>
    </w:p>
    <w:p>
      <w:r>
        <w:t xml:space="preserve">Nothing in this Agreement grants </w:t>
      </w:r>
      <w:commentRangeStart w:id="4"/>
      <w:del w:id="7" w:author="LQ.AI Commercial counsel" w:date="2026-06-22T15:05:04Z" w16du:dateUtc="2026-06-22T15:05:04Z">
        <w:r>
          <w:delText>the Recipient any licence or right in the Confidential Information, and the Discloser may pursue any opportunity with any third party without obligation to the Recipient.</w:delText>
        </w:r>
      </w:del>
      <w:ins w:id="8" w:author="LQ.AI Commercial counsel" w:date="2026-06-22T15:05:04Z" w16du:dateUtc="2026-06-22T15:05:04Z">
        <w:r>
          <w:t>either Party any licence or right in the other Party's Confidential Information, and each Party may pursue any opportunity with any third party without obligation to the other Party.</w:t>
        </w:r>
      </w:ins>
      <w:commentRangeEnd w:id="4"/>
      <w:r>
        <w:rPr>
          <w:rStyle w:val="CommentReference"/>
        </w:rPr>
        <w:commentReference w:id="4"/>
      </w:r>
    </w:p>
    <w:p>
      <w:pPr>
        <w:pStyle w:val="Heading1"/>
      </w:pPr>
      <w:r>
        <w:t>7. Injunctive Relief</w:t>
      </w:r>
    </w:p>
    <w:p>
      <w:commentRangeStart w:id="3"/>
      <w:del w:id="5" w:author="LQ.AI Commercial counsel" w:date="2026-06-22T15:05:04Z" w16du:dateUtc="2026-06-22T15:05:04Z">
        <w:r>
          <w:delText>The Recipient acknowledges that any breach would cause irreparable harm and agrees that the Discloser shall be entitled to injunctive relief without the requirement to post a bond or prove actual damages, in addition to any other remedy.</w:delText>
        </w:r>
      </w:del>
      <w:ins w:id="6" w:author="LQ.AI Commercial counsel" w:date="2026-06-22T15:05:04Z" w16du:dateUtc="2026-06-22T15:05:04Z">
        <w:r>
          <w:t>Each Party acknowledges that a breach of this Agreement by the other Party may cause irreparable harm and agrees that the non-breaching Party shall be entitled to seek injunctive relief without the requirement to post a bond or prove actual damages, in addition to any other remedy available at law or in equity.</w:t>
        </w:r>
      </w:ins>
      <w:commentRangeEnd w:id="3"/>
      <w:r>
        <w:rPr>
          <w:rStyle w:val="CommentReference"/>
        </w:rPr>
        <w:commentReference w:id="3"/>
      </w:r>
    </w:p>
    <w:p>
      <w:pPr>
        <w:pStyle w:val="Heading1"/>
      </w:pPr>
      <w:r>
        <w:t>8. No Warranty</w:t>
      </w:r>
    </w:p>
    <w:p>
      <w:r>
        <w:t xml:space="preserve">All Confidential Information is provided "AS IS". </w:t>
      </w:r>
      <w:commentRangeStart w:id="2"/>
      <w:del w:id="3" w:author="LQ.AI Commercial counsel" w:date="2026-06-22T15:05:04Z" w16du:dateUtc="2026-06-22T15:05:04Z">
        <w:r>
          <w:delText>The Discloser makes no representation or warranty as to its accuracy or completeness and shall have no liability to the Recipient arising from the Recipient's use of or reliance on it.</w:delText>
        </w:r>
      </w:del>
      <w:ins w:id="4" w:author="LQ.AI Commercial counsel" w:date="2026-06-22T15:05:04Z" w16du:dateUtc="2026-06-22T15:05:04Z">
        <w:r>
          <w:t>Neither Party makes any representation or warranty as to the accuracy or completeness of its Confidential Information and neither Party shall have any liability to the other Party arising from the other Party's use of or reliance on such Confidential Information.</w:t>
        </w:r>
      </w:ins>
      <w:commentRangeEnd w:id="2"/>
      <w:r>
        <w:rPr>
          <w:rStyle w:val="CommentReference"/>
        </w:rPr>
        <w:commentReference w:id="2"/>
      </w:r>
    </w:p>
    <w:p>
      <w:pPr>
        <w:pStyle w:val="Heading1"/>
      </w:pPr>
      <w:r>
        <w:t>9. Indemnity</w:t>
      </w:r>
    </w:p>
    <w:p>
      <w:commentRangeStart w:id="1"/>
      <w:del w:id="1" w:author="LQ.AI Commercial counsel" w:date="2026-06-22T15:05:04Z" w16du:dateUtc="2026-06-22T15:05:04Z">
        <w:r>
          <w:delText>The Recipient shall indemnify, defend and hold harmless the Discloser and its affiliates against any and all claims, losses, damages, liabilities and expenses arising from or in connection with the Recipient's handling of the Confidential Information.</w:delText>
        </w:r>
      </w:del>
      <w:ins w:id="2" w:author="LQ.AI Commercial counsel" w:date="2026-06-22T15:05:04Z" w16du:dateUtc="2026-06-22T15:05:04Z">
        <w:r>
          <w:t>Each Party shall indemnify, defend and hold harmless the other Party and its affiliates against any and all claims, losses, damages, liabilities, and expenses to the extent arising from or in connection with the indemnifying Party's breach of its confidentiality obligations under this Agreement.</w:t>
        </w:r>
      </w:ins>
      <w:commentRangeEnd w:id="1"/>
      <w:r>
        <w:rPr>
          <w:rStyle w:val="CommentReference"/>
        </w:rPr>
        <w:commentReference w:id="1"/>
      </w:r>
    </w:p>
    <w:p>
      <w:pPr>
        <w:pStyle w:val="Heading1"/>
      </w:pPr>
      <w:r>
        <w:t>10. Governing Law</w:t>
      </w:r>
    </w:p>
    <w:p>
      <w:r>
        <w:t>This Agreement is governed by the laws of the State of California, and the parties submit to the exclusive jurisdiction of the courts of California.</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05:04Z" w:initials="LCC">
    <w:p w14:paraId="53E18055" w14:textId="77777777" w:rsidR="D263017C" w:rsidRDefault="D263017C" w:rsidP="D263017C">
      <w:pPr>
        <w:pStyle w:val="CommentText"/>
      </w:pPr>
      <w:r>
        <w:rPr>
          <w:rStyle w:val="CommentReference"/>
        </w:rPr>
        <w:annotationRef/>
      </w:r>
      <w:r>
        <w:t>Replaces the one-sided indemnity where only the Recipient indemnifies for vague handling with a mutual indemnity triggered only by an actual breach of confidentiality obligations. Handling was overbroad and could capture accidental exposure without fault.</w:t>
      </w:r>
    </w:p>
  </w:comment>
  <w:comment w:id="2" w:author="LQ.AI Commercial counsel" w:date="2026-06-22T15:05:04Z" w:initials="LCC">
    <w:p w14:paraId="4969FA16" w14:textId="77777777" w:rsidR="CA6565C6" w:rsidRDefault="CA6565C6" w:rsidP="CA6565C6">
      <w:pPr>
        <w:pStyle w:val="CommentText"/>
      </w:pPr>
      <w:r>
        <w:rPr>
          <w:rStyle w:val="CommentReference"/>
        </w:rPr>
        <w:annotationRef/>
      </w:r>
      <w:r>
        <w:t>Mutualises the disclaimer of warranty so the same limitation on liability applies equally to both parties Confidential Information. Changing the defined terms from Discloser/Recipient to Party/other Party ensures the protection runs both ways.</w:t>
      </w:r>
    </w:p>
  </w:comment>
  <w:comment w:id="3" w:author="LQ.AI Commercial counsel" w:date="2026-06-22T15:05:04Z" w:initials="LCC">
    <w:p w14:paraId="DF0A22E7" w14:textId="77777777" w:rsidR="2614508B" w:rsidRDefault="2614508B" w:rsidP="2614508B">
      <w:pPr>
        <w:pStyle w:val="CommentText"/>
      </w:pPr>
      <w:r>
        <w:rPr>
          <w:rStyle w:val="CommentReference"/>
        </w:rPr>
        <w:annotationRef/>
      </w:r>
      <w:r>
        <w:t>Makes the injunctive-relief clause reciprocal so both parties have the same right. Also changes would cause to may cause as a more accurate factual predicate for equitable relief and adds seek because the court decides whether to grant an injunction.</w:t>
      </w:r>
    </w:p>
  </w:comment>
  <w:comment w:id="4" w:author="LQ.AI Commercial counsel" w:date="2026-06-22T15:05:04Z" w:initials="LCC">
    <w:p w14:paraId="713CDC7C" w14:textId="77777777" w:rsidR="3A8B5244" w:rsidRDefault="3A8B5244" w:rsidP="3A8B5244">
      <w:pPr>
        <w:pStyle w:val="CommentText"/>
      </w:pPr>
      <w:r>
        <w:rPr>
          <w:rStyle w:val="CommentReference"/>
        </w:rPr>
        <w:annotationRef/>
      </w:r>
      <w:r>
        <w:t>Mutualises the no-licence clause so that the reservation of rights and the freedom to pursue other opportunities run equally in favour of both parties consistent with a genuinely mutual agreement.</w:t>
      </w:r>
    </w:p>
  </w:comment>
  <w:comment w:id="5" w:author="LQ.AI Commercial counsel" w:date="2026-06-22T15:05:04Z" w:initials="LCC">
    <w:p w14:paraId="37249633" w14:textId="77777777" w:rsidR="C34C74BE" w:rsidRDefault="C34C74BE" w:rsidP="C34C74BE">
      <w:pPr>
        <w:pStyle w:val="CommentText"/>
      </w:pPr>
      <w:r>
        <w:rPr>
          <w:rStyle w:val="CommentReference"/>
        </w:rPr>
        <w:annotationRef/>
      </w:r>
      <w:r>
        <w:t>The existing blanket prohibition on any retention is operationally impossible and requires full restructuring because no surgical patch can accommodate the needed exceptions for legal holds IT backups and regulatory recordkeeping while preserving the flat prohibition structure.</w:t>
      </w:r>
    </w:p>
  </w:comment>
  <w:comment w:id="6" w:author="LQ.AI Commercial counsel" w:date="2026-06-22T15:05:04Z" w:initials="LCC">
    <w:p w14:paraId="FDA1BEBB" w14:textId="77777777" w:rsidR="7ADBC4AD" w:rsidRDefault="7ADBC4AD" w:rsidP="7ADBC4AD">
      <w:pPr>
        <w:pStyle w:val="CommentText"/>
      </w:pPr>
      <w:r>
        <w:rPr>
          <w:rStyle w:val="CommentReference"/>
        </w:rPr>
        <w:annotationRef/>
      </w:r>
      <w:r>
        <w:t>Mutualises the return obligation by using the new role-definitions and softens the duty from immediate response on demand to prompt response on request which is more commercially reasonable.</w:t>
      </w:r>
    </w:p>
  </w:comment>
  <w:comment w:id="7" w:author="LQ.AI Commercial counsel" w:date="2026-06-22T15:05:04Z" w:initials="LCC">
    <w:p w14:paraId="2408F125" w14:textId="77777777" w:rsidR="367EBCDA" w:rsidRDefault="367EBCDA" w:rsidP="367EBCDA">
      <w:pPr>
        <w:pStyle w:val="CommentText"/>
      </w:pPr>
      <w:r>
        <w:rPr>
          <w:rStyle w:val="CommentReference"/>
        </w:rPr>
        <w:annotationRef/>
      </w:r>
      <w:r>
        <w:t>A perpetual confidentiality term on all information is an unacceptable burden for the Receiving Party. The current in perpetuity structure requires full restructuring because no surgical edit can add a term cap while retaining the original architecture.</w:t>
      </w:r>
    </w:p>
  </w:comment>
  <w:comment w:id="8" w:author="LQ.AI Commercial counsel" w:date="2026-06-22T15:05:04Z" w:initials="LCC">
    <w:p w14:paraId="22A7217F" w14:textId="77777777" w:rsidR="74F84D8B" w:rsidRDefault="74F84D8B" w:rsidP="74F84D8B">
      <w:pPr>
        <w:pStyle w:val="CommentText"/>
      </w:pPr>
      <w:r>
        <w:rPr>
          <w:rStyle w:val="CommentReference"/>
        </w:rPr>
        <w:annotationRef/>
      </w:r>
      <w:r>
        <w:t>The current single narrow exclusion covering only public domain requires full replacement because the clause architecture cannot be surgically patched to add the three missing standard exclusions for prior knowledge independent development and compelled disclosure while preserving the original structure.</w:t>
      </w:r>
    </w:p>
  </w:comment>
  <w:comment w:id="9" w:author="LQ.AI Commercial counsel" w:date="2026-06-22T15:05:04Z" w:initials="LCC">
    <w:p w14:paraId="F84F21C6" w14:textId="77777777" w:rsidR="B54A145F" w:rsidRDefault="B54A145F" w:rsidP="B54A145F">
      <w:pPr>
        <w:pStyle w:val="CommentText"/>
      </w:pPr>
      <w:r>
        <w:rPr>
          <w:rStyle w:val="CommentReference"/>
        </w:rPr>
        <w:annotationRef/>
      </w:r>
      <w:r>
        <w:t>Mutualises the confidentiality obligation by using the new role-definitions so both parties information receives the same protection. Also adds a standard permitted-disclosure carve-out for the Receiving Party s own team which is necessary for day-to-day operations including legal review and due diligence.</w:t>
      </w:r>
    </w:p>
  </w:comment>
  <w:comment w:id="10" w:author="LQ.AI Commercial counsel" w:date="2026-06-22T15:05:04Z" w:initials="LCC">
    <w:p w14:paraId="E39A28A1" w14:textId="77777777" w:rsidR="66B22BA9" w:rsidRDefault="66B22BA9" w:rsidP="66B22BA9">
      <w:pPr>
        <w:pStyle w:val="CommentText"/>
      </w:pPr>
      <w:r>
        <w:rPr>
          <w:rStyle w:val="CommentReference"/>
        </w:rPr>
        <w:annotationRef/>
      </w:r>
      <w:r>
        <w:t>Consequential update from the mutualised role definitions to maintain consistency with the new Disclosing Party defined term.</w:t>
      </w:r>
    </w:p>
  </w:comment>
  <w:comment w:id="11" w:author="LQ.AI Commercial counsel" w:date="2026-06-22T15:05:04Z" w:initials="LCC">
    <w:p w14:paraId="4C655F9E" w14:textId="77777777" w:rsidR="EDAF6C7F" w:rsidRDefault="EDAF6C7F" w:rsidP="EDAF6C7F">
      <w:pPr>
        <w:pStyle w:val="CommentText"/>
      </w:pPr>
      <w:r>
        <w:rPr>
          <w:rStyle w:val="CommentReference"/>
        </w:rPr>
        <w:annotationRef/>
      </w:r>
      <w:r>
        <w:t>Replaces the single-direction Discloser/Recipient definitions with situational Disclosing Party/Receiving Party roles that flip depending on who is sharing information. This restructuring is the core mechanism for achieving genuine mutuality.</w:t>
      </w:r>
    </w:p>
  </w:comment>
  <w:comment w:id="12" w:author="LQ.AI Commercial counsel" w:date="2026-06-22T15:05:04Z" w:initials="LCC">
    <w:p w14:paraId="1D83C743" w14:textId="77777777" w:rsidR="4178EDB9" w:rsidRDefault="4178EDB9" w:rsidP="4178EDB9">
      <w:pPr>
        <w:pStyle w:val="CommentText"/>
      </w:pPr>
      <w:r>
        <w:rPr>
          <w:rStyle w:val="CommentReference"/>
        </w:rPr>
        <w:annotationRef/>
      </w:r>
      <w:r>
        <w:t>Renames the counterparty from Recipient to Counterparty and introduces Party and Parties as the framework for mutual obligations throughout the agreement.</w:t>
      </w:r>
    </w:p>
  </w:comment>
  <w:comment w:id="13" w:author="LQ.AI Commercial counsel" w:date="2026-06-22T15:05:04Z" w:initials="LCC">
    <w:p w14:paraId="C116928A" w14:textId="77777777" w:rsidR="3A233F9A" w:rsidRDefault="3A233F9A" w:rsidP="3A233F9A">
      <w:pPr>
        <w:pStyle w:val="CommentText"/>
      </w:pPr>
      <w:r>
        <w:rPr>
          <w:rStyle w:val="CommentReference"/>
        </w:rPr>
        <w:annotationRef/>
      </w:r>
      <w:r>
        <w:t>Renames the defined term from the one-directional Discloser to the entity name Aegis Analytics so the preamble no longer assigns a single role, enabling genuine mutuality.</w:t>
      </w:r>
    </w:p>
  </w:comment>
</w:comments>
</file>

<file path=word/commentsExtended1.xml><?xml version="1.0" encoding="utf-8"?>
<w15:commentsEx xmlns:w15="http://schemas.microsoft.com/office/word/2012/wordml">
  <w15:commentEx w15:paraId="53E18055" w15:done="0"/>
  <w15:commentEx w15:paraId="4969FA16" w15:done="0"/>
  <w15:commentEx w15:paraId="DF0A22E7" w15:done="0"/>
  <w15:commentEx w15:paraId="713CDC7C" w15:done="0"/>
  <w15:commentEx w15:paraId="37249633" w15:done="0"/>
  <w15:commentEx w15:paraId="FDA1BEBB" w15:done="0"/>
  <w15:commentEx w15:paraId="2408F125" w15:done="0"/>
  <w15:commentEx w15:paraId="22A7217F" w15:done="0"/>
  <w15:commentEx w15:paraId="F84F21C6" w15:done="0"/>
  <w15:commentEx w15:paraId="E39A28A1" w15:done="0"/>
  <w15:commentEx w15:paraId="4C655F9E" w15:done="0"/>
  <w15:commentEx w15:paraId="1D83C743" w15:done="0"/>
  <w15:commentEx w15:paraId="C116928A" w15:done="0"/>
</w15:commentsEx>
</file>

<file path=word/commentsExtensible1.xml><?xml version="1.0" encoding="utf-8"?>
<w16cex:commentsExtensible xmlns:w16cex="http://schemas.microsoft.com/office/word/2018/wordml/cex">
  <w16cex:commentExtensible w16cex:durableId="4FCEC707" w16cex:dateUtc="2026-06-22T15:05:04Z"/>
  <w16cex:commentExtensible w16cex:durableId="96AFDAFA" w16cex:dateUtc="2026-06-22T15:05:04Z"/>
  <w16cex:commentExtensible w16cex:durableId="D9937A8E" w16cex:dateUtc="2026-06-22T15:05:04Z"/>
  <w16cex:commentExtensible w16cex:durableId="5092BCCB" w16cex:dateUtc="2026-06-22T15:05:04Z"/>
  <w16cex:commentExtensible w16cex:durableId="29DCB80A" w16cex:dateUtc="2026-06-22T15:05:04Z"/>
  <w16cex:commentExtensible w16cex:durableId="B79DC580" w16cex:dateUtc="2026-06-22T15:05:04Z"/>
  <w16cex:commentExtensible w16cex:durableId="F0321845" w16cex:dateUtc="2026-06-22T15:05:04Z"/>
  <w16cex:commentExtensible w16cex:durableId="D13F592A" w16cex:dateUtc="2026-06-22T15:05:04Z"/>
  <w16cex:commentExtensible w16cex:durableId="0E9E85DE" w16cex:dateUtc="2026-06-22T15:05:04Z"/>
  <w16cex:commentExtensible w16cex:durableId="F7A78F8E" w16cex:dateUtc="2026-06-22T15:05:04Z"/>
  <w16cex:commentExtensible w16cex:durableId="7FA3C5F7" w16cex:dateUtc="2026-06-22T15:05:04Z"/>
  <w16cex:commentExtensible w16cex:durableId="9BAA705F" w16cex:dateUtc="2026-06-22T15:05:04Z"/>
  <w16cex:commentExtensible w16cex:durableId="8CCA0A17" w16cex:dateUtc="2026-06-22T15:05:04Z"/>
</w16cex:commentsExtensible>
</file>

<file path=word/commentsIds1.xml><?xml version="1.0" encoding="utf-8"?>
<w16cid:commentsIds xmlns:w16cid="http://schemas.microsoft.com/office/word/2016/wordml/cid">
  <w16cid:commentId w16cid:paraId="53E18055" w16cid:durableId="4FCEC707"/>
  <w16cid:commentId w16cid:paraId="4969FA16" w16cid:durableId="96AFDAFA"/>
  <w16cid:commentId w16cid:paraId="DF0A22E7" w16cid:durableId="D9937A8E"/>
  <w16cid:commentId w16cid:paraId="713CDC7C" w16cid:durableId="5092BCCB"/>
  <w16cid:commentId w16cid:paraId="37249633" w16cid:durableId="29DCB80A"/>
  <w16cid:commentId w16cid:paraId="FDA1BEBB" w16cid:durableId="B79DC580"/>
  <w16cid:commentId w16cid:paraId="2408F125" w16cid:durableId="F0321845"/>
  <w16cid:commentId w16cid:paraId="22A7217F" w16cid:durableId="D13F592A"/>
  <w16cid:commentId w16cid:paraId="F84F21C6" w16cid:durableId="0E9E85DE"/>
  <w16cid:commentId w16cid:paraId="E39A28A1" w16cid:durableId="F7A78F8E"/>
  <w16cid:commentId w16cid:paraId="4C655F9E" w16cid:durableId="7FA3C5F7"/>
  <w16cid:commentId w16cid:paraId="1D83C743" w16cid:durableId="9BAA705F"/>
  <w16cid:commentId w16cid:paraId="C116928A" w16cid:durableId="8CCA0A17"/>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