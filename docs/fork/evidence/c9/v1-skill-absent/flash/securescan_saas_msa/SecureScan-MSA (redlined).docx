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is entered into between SecureScan, Inc. (the "Vendor") and the Customer identified in the Order Form.</w:t>
      </w:r>
    </w:p>
    <w:p>
      <w:pPr>
        <w:pStyle w:val="Heading1"/>
      </w:pPr>
      <w:r>
        <w:t>1. Definitions</w:t>
      </w:r>
    </w:p>
    <w:p>
      <w:r>
        <w:t>"Agreement" means this Master Services Agreement. "Vendor" means SecureScan, Inc. "Customer" means the entity identified in the Order Form. "Services" means the Vendor's hosted SecureScan platform. "Customer Data" means data submitted by the Customer to the Services.</w:t>
      </w:r>
    </w:p>
    <w:p>
      <w:pPr>
        <w:pStyle w:val="Heading1"/>
      </w:pPr>
      <w:r>
        <w:t>2. Services</w:t>
      </w:r>
    </w:p>
    <w:p>
      <w:r>
        <w:t xml:space="preserve">The Vendor shall use commercially reasonable efforts to make the Services available, but does not warrant uninterrupted or error-free operation. The Vendor may modify or discontinue any </w:t>
      </w:r>
      <w:commentRangeStart w:id="13"/>
      <w:del w:id="25" w:author="LQ.AI Commercial counsel" w:date="2026-06-22T15:08:51Z" w16du:dateUtc="2026-06-22T15:08:51Z">
        <w:r>
          <w:delText>feature of the Services at any time in its sole discretion.</w:delText>
        </w:r>
      </w:del>
      <w:ins w:id="26" w:author="LQ.AI Commercial counsel" w:date="2026-06-22T15:08:51Z" w16du:dateUtc="2026-06-22T15:08:51Z">
        <w:r>
          <w:t>non-material feature of the Services upon thirty (30) days prior written notice to the Customer. The Vendor shall not make any change that materially reduces the core functionality of the Services during the then-current Term.</w:t>
        </w:r>
      </w:ins>
      <w:commentRangeEnd w:id="13"/>
      <w:r>
        <w:rPr>
          <w:rStyle w:val="CommentReference"/>
        </w:rPr>
        <w:commentReference w:id="13"/>
      </w:r>
    </w:p>
    <w:p>
      <w:pPr>
        <w:pStyle w:val="Heading1"/>
      </w:pPr>
      <w:r>
        <w:t>3. Fees</w:t>
      </w:r>
    </w:p>
    <w:p>
      <w:r>
        <w:t xml:space="preserve">The Customer shall pay all fees set out in the Order Form within thirty (30) days of the invoice date. All fees are </w:t>
      </w:r>
      <w:commentRangeStart w:id="12"/>
      <w:del w:id="23" w:author="LQ.AI Commercial counsel" w:date="2026-06-22T15:08:51Z" w16du:dateUtc="2026-06-22T15:08:51Z">
        <w:r>
          <w:delText>non-refundable.</w:delText>
        </w:r>
      </w:del>
      <w:ins w:id="24" w:author="LQ.AI Commercial counsel" w:date="2026-06-22T15:08:51Z" w16du:dateUtc="2026-06-22T15:08:51Z">
        <w:r>
          <w:t>non-refundable except that prepaid fees for any period following the effective date of termination shall be refunded on a pro-rata basis if the Customer terminates this Agreement for convenience or for cause under Section 4.</w:t>
        </w:r>
      </w:ins>
      <w:commentRangeEnd w:id="12"/>
      <w:r>
        <w:rPr>
          <w:rStyle w:val="CommentReference"/>
        </w:rPr>
        <w:commentReference w:id="12"/>
      </w:r>
      <w:r>
        <w:t xml:space="preserve"> The Vendor may increase fees </w:t>
      </w:r>
      <w:commentRangeStart w:id="11"/>
      <w:del w:id="21" w:author="LQ.AI Commercial counsel" w:date="2026-06-22T15:08:51Z" w16du:dateUtc="2026-06-22T15:08:51Z">
        <w:r>
          <w:delText>at any time on thirty (30) days notice.</w:delText>
        </w:r>
      </w:del>
      <w:ins w:id="22" w:author="LQ.AI Commercial counsel" w:date="2026-06-22T15:08:51Z" w16du:dateUtc="2026-06-22T15:08:51Z">
        <w:r>
          <w:t>upon any renewal of the Term on at least sixty (60) days prior notice; provided that no fee increase shall apply during the then-current Term.</w:t>
        </w:r>
      </w:ins>
      <w:commentRangeEnd w:id="11"/>
      <w:r>
        <w:rPr>
          <w:rStyle w:val="CommentReference"/>
        </w:rPr>
        <w:commentReference w:id="11"/>
      </w:r>
    </w:p>
    <w:p>
      <w:pPr>
        <w:pStyle w:val="Heading1"/>
      </w:pPr>
      <w:r>
        <w:t>4. Term and Renewal</w:t>
      </w:r>
    </w:p>
    <w:p>
      <w:r>
        <w:t xml:space="preserve">This Agreement commences on the Effective Date and continues for an initial term of three (3) years. It shall automatically renew for successive </w:t>
      </w:r>
      <w:commentRangeStart w:id="10"/>
      <w:del w:id="19" w:author="LQ.AI Commercial counsel" w:date="2026-06-22T15:08:51Z" w16du:dateUtc="2026-06-22T15:08:51Z">
        <w:r>
          <w:delText>three (3) year terms unless the Customer gives at least ninety (90)</w:delText>
        </w:r>
      </w:del>
      <w:ins w:id="20" w:author="LQ.AI Commercial counsel" w:date="2026-06-22T15:08:51Z" w16du:dateUtc="2026-06-22T15:08:51Z">
        <w:r>
          <w:t>one (1) year terms unless either party gives at least sixty (60)</w:t>
        </w:r>
      </w:ins>
      <w:commentRangeEnd w:id="10"/>
      <w:r>
        <w:rPr>
          <w:rStyle w:val="CommentReference"/>
        </w:rPr>
        <w:commentReference w:id="10"/>
      </w:r>
      <w:r>
        <w:t xml:space="preserve"> days written notice before the end of the then-current term. The Customer may </w:t>
      </w:r>
      <w:commentRangeStart w:id="9"/>
      <w:del w:id="17" w:author="LQ.AI Commercial counsel" w:date="2026-06-22T15:08:51Z" w16du:dateUtc="2026-06-22T15:08:51Z">
        <w:r>
          <w:delText>not terminate for convenience.</w:delText>
        </w:r>
      </w:del>
      <w:ins w:id="18" w:author="LQ.AI Commercial counsel" w:date="2026-06-22T15:08:51Z" w16du:dateUtc="2026-06-22T15:08:51Z">
        <w:r>
          <w:t>terminate this Agreement for convenience upon sixty (60) days written notice to the Vendor, in which case the Vendor shall refund any prepaid fees for the period following the effective date of termination on a pro-rata basis. Either party may terminate this Agreement if the other party materially breaches this Agreement and fails to cure such breach within thirty (30) days after receiving written notice thereof.</w:t>
        </w:r>
      </w:ins>
      <w:commentRangeEnd w:id="9"/>
      <w:r>
        <w:rPr>
          <w:rStyle w:val="CommentReference"/>
        </w:rPr>
        <w:commentReference w:id="9"/>
      </w:r>
    </w:p>
    <w:p>
      <w:pPr>
        <w:pStyle w:val="Heading1"/>
      </w:pPr>
      <w:r>
        <w:t>5. Intellectual Property</w:t>
      </w:r>
    </w:p>
    <w:p>
      <w:r>
        <w:t xml:space="preserve">All intellectual property rights in any </w:t>
      </w:r>
      <w:commentRangeStart w:id="8"/>
      <w:del w:id="15" w:author="LQ.AI Commercial counsel" w:date="2026-06-22T15:08:51Z" w16du:dateUtc="2026-06-22T15:08:51Z">
        <w:r>
          <w:delText>deliverables, configurations, feedback and work product created under this Agreement shall vest exclusively in the Vendor upon creation.</w:delText>
        </w:r>
      </w:del>
      <w:ins w:id="16" w:author="LQ.AI Commercial counsel" w:date="2026-06-22T15:08:51Z" w16du:dateUtc="2026-06-22T15:08:51Z">
        <w:r>
          <w:t>work product created by the Vendor under this Agreement shall vest exclusively in the Vendor upon creation. The Customer retains all right, title and interest in any configurations of the Services developed for the Customer's use.</w:t>
        </w:r>
      </w:ins>
      <w:commentRangeEnd w:id="8"/>
      <w:r>
        <w:rPr>
          <w:rStyle w:val="CommentReference"/>
        </w:rPr>
        <w:commentReference w:id="8"/>
      </w:r>
      <w:r>
        <w:t xml:space="preserve"> The Customer </w:t>
      </w:r>
      <w:commentRangeStart w:id="7"/>
      <w:del w:id="13" w:author="LQ.AI Commercial counsel" w:date="2026-06-22T15:08:51Z" w16du:dateUtc="2026-06-22T15:08:51Z">
        <w:r>
          <w:delText>assigns to the Vendor all right, title and interest in any feedback it provides.</w:delText>
        </w:r>
      </w:del>
      <w:ins w:id="14" w:author="LQ.AI Commercial counsel" w:date="2026-06-22T15:08:51Z" w16du:dateUtc="2026-06-22T15:08:51Z">
        <w:r>
          <w:t>grants the Vendor a non-exclusive, perpetual, irrevocable, worldwide, royalty-free licence to use any feedback the Customer may provide.</w:t>
        </w:r>
      </w:ins>
      <w:commentRangeEnd w:id="7"/>
      <w:r>
        <w:rPr>
          <w:rStyle w:val="CommentReference"/>
        </w:rPr>
        <w:commentReference w:id="7"/>
      </w:r>
    </w:p>
    <w:p>
      <w:pPr>
        <w:pStyle w:val="Heading1"/>
      </w:pPr>
      <w:r>
        <w:t>6. Customer Data</w:t>
      </w:r>
    </w:p>
    <w:p>
      <w:r>
        <w:t xml:space="preserve">The Customer grants the Vendor a </w:t>
      </w:r>
      <w:commentRangeStart w:id="6"/>
      <w:del w:id="11" w:author="LQ.AI Commercial counsel" w:date="2026-06-22T15:08:51Z" w16du:dateUtc="2026-06-22T15:08:51Z">
        <w:r>
          <w:delText>perpetual, irrevocable,</w:delText>
        </w:r>
      </w:del>
      <w:ins w:id="12" w:author="LQ.AI Commercial counsel" w:date="2026-06-22T15:08:51Z" w16du:dateUtc="2026-06-22T15:08:51Z">
        <w:r>
          <w:t>non-exclusive,</w:t>
        </w:r>
      </w:ins>
      <w:commentRangeEnd w:id="6"/>
      <w:r>
        <w:rPr>
          <w:rStyle w:val="CommentReference"/>
        </w:rPr>
        <w:commentReference w:id="6"/>
      </w:r>
      <w:r>
        <w:t xml:space="preserve"> worldwide, royalty-free licence to use, reproduce and create derivative works from Customer Data </w:t>
      </w:r>
      <w:commentRangeStart w:id="5"/>
      <w:del w:id="9" w:author="LQ.AI Commercial counsel" w:date="2026-06-22T15:08:51Z" w16du:dateUtc="2026-06-22T15:08:51Z">
        <w:r>
          <w:delText>for any purpose, including to improve the Vendor's products and services.</w:delText>
        </w:r>
      </w:del>
      <w:ins w:id="10" w:author="LQ.AI Commercial counsel" w:date="2026-06-22T15:08:51Z" w16du:dateUtc="2026-06-22T15:08:51Z">
        <w:r>
          <w:t>solely to the extent necessary to provide the Services to the Customer during the Term. The Vendor shall not use Customer Data for any other purpose, including to improve the Vendor's products or services, without the Customer's prior written consent.</w:t>
        </w:r>
      </w:ins>
      <w:commentRangeEnd w:id="5"/>
      <w:r>
        <w:rPr>
          <w:rStyle w:val="CommentReference"/>
        </w:rPr>
        <w:commentReference w:id="5"/>
      </w:r>
    </w:p>
    <w:p>
      <w:pPr>
        <w:pStyle w:val="Heading1"/>
      </w:pPr>
      <w:r>
        <w:t>7. Warranties</w:t>
      </w:r>
    </w:p>
    <w:p>
      <w:commentRangeStart w:id="4"/>
      <w:del w:id="7" w:author="LQ.AI Commercial counsel" w:date="2026-06-22T15:08:51Z" w16du:dateUtc="2026-06-22T15:08:51Z">
        <w:r>
          <w:delText>THE SERVICES ARE PROVIDED "AS IS" AND THE VENDOR DISCLAIMS ALL WARRANTIES, WHETHER EXPRESS, IMPLIED OR STATUTORY, INCLUDING ANY WARRANTY OF MERCHANTABILITY, FITNESS FOR A PARTICULAR PURPOSE AND NON-INFRINGEMENT.</w:delText>
        </w:r>
      </w:del>
      <w:ins w:id="8" w:author="LQ.AI Commercial counsel" w:date="2026-06-22T15:08:51Z" w16du:dateUtc="2026-06-22T15:08:51Z">
        <w:r>
          <w:t>The Vendor warrants that the Services will conform in all material respects to the applicable Documentation during the Term. TO THE FULLEST EXTENT PERMITTED BY LAW, THE SERVICES ARE OTHERWISE PROVIDED "AS IS" AND THE VENDOR DISCLAIMS ALL OTHER WARRANTIES, WHETHER EXPRESS, IMPLIED OR STATUTORY, INCLUDING ANY WARRANTY OF MERCHANTABILITY OR FITNESS FOR A PARTICULAR PURPOSE.</w:t>
        </w:r>
      </w:ins>
      <w:commentRangeEnd w:id="4"/>
      <w:r>
        <w:rPr>
          <w:rStyle w:val="CommentReference"/>
        </w:rPr>
        <w:commentReference w:id="4"/>
      </w:r>
    </w:p>
    <w:p>
      <w:pPr>
        <w:pStyle w:val="Heading1"/>
      </w:pPr>
      <w:r>
        <w:t>8. Indemnity</w:t>
      </w:r>
    </w:p>
    <w:p>
      <w:r>
        <w:t xml:space="preserve">The Customer shall indemnify, defend and hold harmless the Vendor and its affiliates against any and all claims, losses, damages, liabilities and expenses arising from or in connection with the Customer's </w:t>
      </w:r>
      <w:commentRangeStart w:id="3"/>
      <w:del w:id="5" w:author="LQ.AI Commercial counsel" w:date="2026-06-22T15:08:51Z" w16du:dateUtc="2026-06-22T15:08:51Z">
        <w:r>
          <w:delText>use of the Services or the Customer Data.</w:delText>
        </w:r>
      </w:del>
      <w:ins w:id="6" w:author="LQ.AI Commercial counsel" w:date="2026-06-22T15:08:51Z" w16du:dateUtc="2026-06-22T15:08:51Z">
        <w:r>
          <w:t>breach of this Agreement or violation of applicable law in connection with its use of the Services. The Vendor shall indemnify, defend and hold harmless the Customer against any claim that the Services infringe any third party's intellectual property rights; provided, that the Vendor shall have no obligation under this Section to the extent the claim arises from the Customer's breach of this Agreement or modification of the Services.</w:t>
        </w:r>
      </w:ins>
      <w:commentRangeEnd w:id="3"/>
      <w:r>
        <w:rPr>
          <w:rStyle w:val="CommentReference"/>
        </w:rPr>
        <w:commentReference w:id="3"/>
      </w:r>
    </w:p>
    <w:p>
      <w:pPr>
        <w:pStyle w:val="Heading1"/>
      </w:pPr>
      <w:r>
        <w:t>9. Limitation of Liability</w:t>
      </w:r>
    </w:p>
    <w:p>
      <w:r>
        <w:t xml:space="preserve">The Vendor's aggregate liability arising out of or in connection with this Agreement shall not exceed the total fees paid by the Customer in the </w:t>
      </w:r>
      <w:commentRangeStart w:id="2"/>
      <w:del w:id="3" w:author="LQ.AI Commercial counsel" w:date="2026-06-22T15:08:51Z" w16du:dateUtc="2026-06-22T15:08:51Z">
        <w:r>
          <w:delText>one (1) month preceding the claim.</w:delText>
        </w:r>
      </w:del>
      <w:ins w:id="4" w:author="LQ.AI Commercial counsel" w:date="2026-06-22T15:08:51Z" w16du:dateUtc="2026-06-22T15:08:51Z">
        <w:r>
          <w:t>twelve (12) months preceding the claim. This limitation shall not apply to (i) the Vendor's indemnification obligations under Section 8, (ii) the Vendor's breach of confidentiality, (iii) infringement of the Customer's intellectual property rights, or (iv) gross negligence or wilful misconduct of the Vendor.</w:t>
        </w:r>
      </w:ins>
      <w:commentRangeEnd w:id="2"/>
      <w:r>
        <w:rPr>
          <w:rStyle w:val="CommentReference"/>
        </w:rPr>
        <w:commentReference w:id="2"/>
      </w:r>
      <w:r>
        <w:t xml:space="preserve"> In no event shall </w:t>
      </w:r>
      <w:commentRangeStart w:id="1"/>
      <w:del w:id="1" w:author="LQ.AI Commercial counsel" w:date="2026-06-22T15:08:51Z" w16du:dateUtc="2026-06-22T15:08:51Z">
        <w:r>
          <w:delText>the Vendor be liable for any indirect, incidental, special or consequential damages, or for any loss of profits, revenue or data, even if advised of the possibility of such damages.</w:delText>
        </w:r>
      </w:del>
      <w:ins w:id="2" w:author="LQ.AI Commercial counsel" w:date="2026-06-22T15:08:51Z" w16du:dateUtc="2026-06-22T15:08:51Z">
        <w:r>
          <w:t>either party be liable for any indirect, incidental, special or consequential damages, or for any loss of profits, revenue or data, even if advised of the possibility of such damages; provided that this exclusion shall not apply to (i) a party's indemnification obligations under Section 8, (ii) a party's breach of confidentiality, or (iii) a party's infringement of the other party's intellectual property rights.</w:t>
        </w:r>
      </w:ins>
      <w:commentRangeEnd w:id="1"/>
      <w:r>
        <w:rPr>
          <w:rStyle w:val="CommentReference"/>
        </w:rPr>
        <w:commentReference w:id="1"/>
      </w:r>
    </w:p>
    <w:p>
      <w:pPr>
        <w:pStyle w:val="Heading1"/>
      </w:pPr>
      <w:r>
        <w:t>10. Governing Law</w:t>
      </w:r>
    </w:p>
    <w:p>
      <w:r>
        <w:t>This Agreement is governed by the laws of the State of Delaware, and the parties submit to the exclusive jurisdiction of the courts of Delaware.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2T15:08:51Z" w:initials="LCC">
    <w:p w14:paraId="2F366CC5" w14:textId="77777777" w:rsidR="11701956" w:rsidRDefault="11701956" w:rsidP="11701956">
      <w:pPr>
        <w:pStyle w:val="CommentText"/>
      </w:pPr>
      <w:r>
        <w:rPr>
          <w:rStyle w:val="CommentReference"/>
        </w:rPr>
        <w:annotationRef/>
      </w:r>
      <w:r>
        <w:t>Making the indirect damages exclusion mutual and carving out the same high-risk heads (indemnity, confidentiality, IP infringement) balances the provision — the Customer gets protection where it matters most while accepting the standard exclusion for pure economic loss.</w:t>
      </w:r>
    </w:p>
  </w:comment>
  <w:comment w:id="2" w:author="LQ.AI Commercial counsel" w:date="2026-06-22T15:08:51Z" w:initials="LCC">
    <w:p w14:paraId="AFEFEB4D" w14:textId="77777777" w:rsidR="D897DCA8" w:rsidRDefault="D897DCA8" w:rsidP="D897DCA8">
      <w:pPr>
        <w:pStyle w:val="CommentText"/>
      </w:pPr>
      <w:r>
        <w:rPr>
          <w:rStyle w:val="CommentReference"/>
        </w:rPr>
        <w:annotationRef/>
      </w:r>
      <w:r>
        <w:t>A one-month fee cap is extremely low and effectively makes the Vendor's obligations illusory. A twelve-month cap is standard, and carving out IP infringement, confidentiality breaches, indemnity obligations, and gross negligence is standard practice.</w:t>
      </w:r>
    </w:p>
  </w:comment>
  <w:comment w:id="3" w:author="LQ.AI Commercial counsel" w:date="2026-06-22T15:08:51Z" w:initials="LCC">
    <w:p w14:paraId="12C3EC71" w14:textId="77777777" w:rsidR="6F6042AD" w:rsidRDefault="6F6042AD" w:rsidP="6F6042AD">
      <w:pPr>
        <w:pStyle w:val="CommentText"/>
      </w:pPr>
      <w:r>
        <w:rPr>
          <w:rStyle w:val="CommentReference"/>
        </w:rPr>
        <w:annotationRef/>
      </w:r>
      <w:r>
        <w:t>The existing indemnity is entirely one-sided — the Customer indemnifies the Vendor for everything without any reciprocal Vendor indemnity. Making the Customer indemnity narrower (breach/violation of law) and adding a reciprocal Vendor IP indemnity is the minimum balance expected in a SaaS agreement.</w:t>
      </w:r>
    </w:p>
  </w:comment>
  <w:comment w:id="4" w:author="LQ.AI Commercial counsel" w:date="2026-06-22T15:08:51Z" w:initials="LCC">
    <w:p w14:paraId="B99A17B4" w14:textId="77777777" w:rsidR="D971660C" w:rsidRDefault="D971660C" w:rsidP="D971660C">
      <w:pPr>
        <w:pStyle w:val="CommentText"/>
      </w:pPr>
      <w:r>
        <w:rPr>
          <w:rStyle w:val="CommentReference"/>
        </w:rPr>
        <w:annotationRef/>
      </w:r>
      <w:r>
        <w:t>The current 'AS IS' disclaimer includes a disclaimer of non-infringement, which means the Customer has no warranty that the Services don't infringe third-party IP. Adding a conformance-to-documentation warranty and removing non-infringement from the disclaimer are essential customer protections.</w:t>
      </w:r>
    </w:p>
  </w:comment>
  <w:comment w:id="5" w:author="LQ.AI Commercial counsel" w:date="2026-06-22T15:08:51Z" w:initials="LCC">
    <w:p w14:paraId="A8826DBF" w14:textId="77777777" w:rsidR="D68E3C2B" w:rsidRDefault="D68E3C2B" w:rsidP="D68E3C2B">
      <w:pPr>
        <w:pStyle w:val="CommentText"/>
      </w:pPr>
      <w:r>
        <w:rPr>
          <w:rStyle w:val="CommentReference"/>
        </w:rPr>
        <w:annotationRef/>
      </w:r>
      <w:r>
        <w:t>The original 'any purpose' language allows the Vendor to commercially exploit Customer Data indefinitely. Restricting the licence to service delivery only is a fundamental customer protection.</w:t>
      </w:r>
    </w:p>
  </w:comment>
  <w:comment w:id="6" w:author="LQ.AI Commercial counsel" w:date="2026-06-22T15:08:51Z" w:initials="LCC">
    <w:p w14:paraId="067C0519" w14:textId="77777777" w:rsidR="DC1500C8" w:rsidRDefault="DC1500C8" w:rsidP="DC1500C8">
      <w:pPr>
        <w:pStyle w:val="CommentText"/>
      </w:pPr>
      <w:r>
        <w:rPr>
          <w:rStyle w:val="CommentReference"/>
        </w:rPr>
        <w:annotationRef/>
      </w:r>
      <w:r>
        <w:t>Surgical change replacing a perpetual, irrevocable data licence with a non-exclusive licence, which is the standard form in customer-oriented SaaS agreements.</w:t>
      </w:r>
    </w:p>
  </w:comment>
  <w:comment w:id="7" w:author="LQ.AI Commercial counsel" w:date="2026-06-22T15:08:51Z" w:initials="LCC">
    <w:p w14:paraId="42BB48C9" w14:textId="77777777" w:rsidR="8108E546" w:rsidRDefault="8108E546" w:rsidP="8108E546">
      <w:pPr>
        <w:pStyle w:val="CommentText"/>
      </w:pPr>
      <w:r>
        <w:rPr>
          <w:rStyle w:val="CommentReference"/>
        </w:rPr>
        <w:annotationRef/>
      </w:r>
      <w:r>
        <w:t>An outright assignment of all feedback is overly broad and could capture patentable inventions. A non-exclusive licence is the standard compromise that still gives the Vendor full freedom to use feedback.</w:t>
      </w:r>
    </w:p>
  </w:comment>
  <w:comment w:id="8" w:author="LQ.AI Commercial counsel" w:date="2026-06-22T15:08:51Z" w:initials="LCC">
    <w:p w14:paraId="ED4D6187" w14:textId="77777777" w:rsidR="74AC29E4" w:rsidRDefault="74AC29E4" w:rsidP="74AC29E4">
      <w:pPr>
        <w:pStyle w:val="CommentText"/>
      </w:pPr>
      <w:r>
        <w:rPr>
          <w:rStyle w:val="CommentReference"/>
        </w:rPr>
        <w:annotationRef/>
      </w:r>
      <w:r>
        <w:t>The original clause gives the Vendor all IP in Customer-specific configurations and deliverables, meaning the Customer cannot use its own configurations if it leaves the Vendor. Customer-owned configurations are standard.</w:t>
      </w:r>
    </w:p>
  </w:comment>
  <w:comment w:id="9" w:author="LQ.AI Commercial counsel" w:date="2026-06-22T15:08:51Z" w:initials="LCC">
    <w:p w14:paraId="6D3179CB" w14:textId="77777777" w:rsidR="8408639E" w:rsidRDefault="8408639E" w:rsidP="8408639E">
      <w:pPr>
        <w:pStyle w:val="CommentText"/>
      </w:pPr>
      <w:r>
        <w:rPr>
          <w:rStyle w:val="CommentReference"/>
        </w:rPr>
        <w:annotationRef/>
      </w:r>
      <w:r>
        <w:t>The absolute prohibition on termination for convenience is unusual and overly restrictive. Adding both convenience termination (with pro-rata refund) and mutual termination for material breach are standard protections.</w:t>
      </w:r>
    </w:p>
  </w:comment>
  <w:comment w:id="10" w:author="LQ.AI Commercial counsel" w:date="2026-06-22T15:08:51Z" w:initials="LCC">
    <w:p w14:paraId="EF86C5D6" w14:textId="77777777" w:rsidR="769325F7" w:rsidRDefault="769325F7" w:rsidP="769325F7">
      <w:pPr>
        <w:pStyle w:val="CommentText"/>
      </w:pPr>
      <w:r>
        <w:rPr>
          <w:rStyle w:val="CommentReference"/>
        </w:rPr>
        <w:annotationRef/>
      </w:r>
      <w:r>
        <w:t>Three-year auto-renewal with a 90-day opt-out window is an unusually long lock-in. One-year renewals with a 60-day notice window are standard and give the Customer appropriate flexibility.</w:t>
      </w:r>
    </w:p>
  </w:comment>
  <w:comment w:id="11" w:author="LQ.AI Commercial counsel" w:date="2026-06-22T15:08:51Z" w:initials="LCC">
    <w:p w14:paraId="F0326A79" w14:textId="77777777" w:rsidR="43CB5BC4" w:rsidRDefault="43CB5BC4" w:rsidP="43CB5BC4">
      <w:pPr>
        <w:pStyle w:val="CommentText"/>
      </w:pPr>
      <w:r>
        <w:rPr>
          <w:rStyle w:val="CommentReference"/>
        </w:rPr>
        <w:annotationRef/>
      </w:r>
      <w:r>
        <w:t>Unilateral mid-term fee increases with only 30 days notice expose the Customer to unpredictable cost increases. Locking pricing for the current term and limiting increases to renewal time is standard in customer-favourable SaaS agreements.</w:t>
      </w:r>
    </w:p>
  </w:comment>
  <w:comment w:id="12" w:author="LQ.AI Commercial counsel" w:date="2026-06-22T15:08:51Z" w:initials="LCC">
    <w:p w14:paraId="1D2381F1" w14:textId="77777777" w:rsidR="DF0E949F" w:rsidRDefault="DF0E949F" w:rsidP="DF0E949F">
      <w:pPr>
        <w:pStyle w:val="CommentText"/>
      </w:pPr>
      <w:r>
        <w:rPr>
          <w:rStyle w:val="CommentReference"/>
        </w:rPr>
        <w:annotationRef/>
      </w:r>
      <w:r>
        <w:t>The blanket 'non-refundable' language means the Customer loses all prepaid fees even if the Vendor breaches. Carving out pro-rata refunds for Customer-initiated termination for cause or convenience is standard.</w:t>
      </w:r>
    </w:p>
  </w:comment>
  <w:comment w:id="13" w:author="LQ.AI Commercial counsel" w:date="2026-06-22T15:08:51Z" w:initials="LCC">
    <w:p w14:paraId="13BBE119" w14:textId="77777777" w:rsidR="FA6E790B" w:rsidRDefault="FA6E790B" w:rsidP="FA6E790B">
      <w:pPr>
        <w:pStyle w:val="CommentText"/>
      </w:pPr>
      <w:r>
        <w:rPr>
          <w:rStyle w:val="CommentReference"/>
        </w:rPr>
        <w:annotationRef/>
      </w:r>
      <w:r>
        <w:t>The current clause gives the Vendor unlimited right to change or remove features without notice, exposing the Customer to service degradation without recourse. A notice period and a material-change restriction are standard in balanced SaaS agreements.</w:t>
      </w:r>
    </w:p>
  </w:comment>
</w:comments>
</file>

<file path=word/commentsExtended1.xml><?xml version="1.0" encoding="utf-8"?>
<w15:commentsEx xmlns:w15="http://schemas.microsoft.com/office/word/2012/wordml">
  <w15:commentEx w15:paraId="2F366CC5" w15:done="0"/>
  <w15:commentEx w15:paraId="AFEFEB4D" w15:done="0"/>
  <w15:commentEx w15:paraId="12C3EC71" w15:done="0"/>
  <w15:commentEx w15:paraId="B99A17B4" w15:done="0"/>
  <w15:commentEx w15:paraId="A8826DBF" w15:done="0"/>
  <w15:commentEx w15:paraId="067C0519" w15:done="0"/>
  <w15:commentEx w15:paraId="42BB48C9" w15:done="0"/>
  <w15:commentEx w15:paraId="ED4D6187" w15:done="0"/>
  <w15:commentEx w15:paraId="6D3179CB" w15:done="0"/>
  <w15:commentEx w15:paraId="EF86C5D6" w15:done="0"/>
  <w15:commentEx w15:paraId="F0326A79" w15:done="0"/>
  <w15:commentEx w15:paraId="1D2381F1" w15:done="0"/>
  <w15:commentEx w15:paraId="13BBE119" w15:done="0"/>
</w15:commentsEx>
</file>

<file path=word/commentsExtensible1.xml><?xml version="1.0" encoding="utf-8"?>
<w16cex:commentsExtensible xmlns:w16cex="http://schemas.microsoft.com/office/word/2018/wordml/cex">
  <w16cex:commentExtensible w16cex:durableId="18E3A8E8" w16cex:dateUtc="2026-06-22T15:08:51Z"/>
  <w16cex:commentExtensible w16cex:durableId="BCCA4359" w16cex:dateUtc="2026-06-22T15:08:51Z"/>
  <w16cex:commentExtensible w16cex:durableId="7AE2917A" w16cex:dateUtc="2026-06-22T15:08:51Z"/>
  <w16cex:commentExtensible w16cex:durableId="6ED7991F" w16cex:dateUtc="2026-06-22T15:08:51Z"/>
  <w16cex:commentExtensible w16cex:durableId="567BFDA1" w16cex:dateUtc="2026-06-22T15:08:51Z"/>
  <w16cex:commentExtensible w16cex:durableId="CE4185B0" w16cex:dateUtc="2026-06-22T15:08:51Z"/>
  <w16cex:commentExtensible w16cex:durableId="09E5DDDE" w16cex:dateUtc="2026-06-22T15:08:51Z"/>
  <w16cex:commentExtensible w16cex:durableId="315D99AC" w16cex:dateUtc="2026-06-22T15:08:51Z"/>
  <w16cex:commentExtensible w16cex:durableId="F3A6EE21" w16cex:dateUtc="2026-06-22T15:08:51Z"/>
  <w16cex:commentExtensible w16cex:durableId="41FD2344" w16cex:dateUtc="2026-06-22T15:08:51Z"/>
  <w16cex:commentExtensible w16cex:durableId="21F3E358" w16cex:dateUtc="2026-06-22T15:08:51Z"/>
  <w16cex:commentExtensible w16cex:durableId="25CDB16A" w16cex:dateUtc="2026-06-22T15:08:51Z"/>
  <w16cex:commentExtensible w16cex:durableId="479E7C2F" w16cex:dateUtc="2026-06-22T15:08:51Z"/>
</w16cex:commentsExtensible>
</file>

<file path=word/commentsIds1.xml><?xml version="1.0" encoding="utf-8"?>
<w16cid:commentsIds xmlns:w16cid="http://schemas.microsoft.com/office/word/2016/wordml/cid">
  <w16cid:commentId w16cid:paraId="2F366CC5" w16cid:durableId="18E3A8E8"/>
  <w16cid:commentId w16cid:paraId="AFEFEB4D" w16cid:durableId="BCCA4359"/>
  <w16cid:commentId w16cid:paraId="12C3EC71" w16cid:durableId="7AE2917A"/>
  <w16cid:commentId w16cid:paraId="B99A17B4" w16cid:durableId="6ED7991F"/>
  <w16cid:commentId w16cid:paraId="A8826DBF" w16cid:durableId="567BFDA1"/>
  <w16cid:commentId w16cid:paraId="067C0519" w16cid:durableId="CE4185B0"/>
  <w16cid:commentId w16cid:paraId="42BB48C9" w16cid:durableId="09E5DDDE"/>
  <w16cid:commentId w16cid:paraId="ED4D6187" w16cid:durableId="315D99AC"/>
  <w16cid:commentId w16cid:paraId="6D3179CB" w16cid:durableId="F3A6EE21"/>
  <w16cid:commentId w16cid:paraId="EF86C5D6" w16cid:durableId="41FD2344"/>
  <w16cid:commentId w16cid:paraId="F0326A79" w16cid:durableId="21F3E358"/>
  <w16cid:commentId w16cid:paraId="1D2381F1" w16cid:durableId="25CDB16A"/>
  <w16cid:commentId w16cid:paraId="13BBE119" w16cid:durableId="479E7C2F"/>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