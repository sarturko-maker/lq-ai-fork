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1.xml" ContentType="application/vnd.openxmlformats-officedocument.wordprocessingml.comments+xml"/>
  <Override PartName="/word/commentsExtended1.xml" ContentType="application/vnd.openxmlformats-officedocument.wordprocessingml.commentsExtended+xml"/>
  <Override PartName="/word/commentsExtensible1.xml" ContentType="application/vnd.openxmlformats-officedocument.wordprocessingml.commentsExtensible+xml"/>
  <Override PartName="/word/commentsIds1.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16du="http://schemas.microsoft.com/office/word/2023/wordml/word16du"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PROFESSIONAL SERVICES AGREEMENT</w:t>
      </w:r>
    </w:p>
    <w:p>
      <w:r>
        <w:t>This Professional Services Agreement is entered into between Meridian Consulting Group LLC (the "Supplier") and the customer identified in the Statement of Work (the "Customer"), under which the Supplier will provide the consulting services and deliverables described in each Statement of Work.</w:t>
      </w:r>
    </w:p>
    <w:p>
      <w:pPr>
        <w:pStyle w:val="Heading1"/>
      </w:pPr>
      <w:r>
        <w:t>1. Services</w:t>
      </w:r>
    </w:p>
    <w:p>
      <w:r>
        <w:t>The Supplier shall provide the services described in each Statement of Work on a time-and-materials basis. Any timelines, estimates or staffing levels are indicative only and do not bind the Supplier.</w:t>
      </w:r>
    </w:p>
    <w:p>
      <w:pPr>
        <w:pStyle w:val="Heading1"/>
      </w:pPr>
      <w:r>
        <w:t>2. Acceptance</w:t>
      </w:r>
    </w:p>
    <w:p>
      <w:r>
        <w:t xml:space="preserve">Each deliverable shall be deemed accepted unless the Customer gives written notice of rejection within </w:t>
      </w:r>
      <w:commentRangeStart w:id="19"/>
      <w:del w:id="36" w:author="LQ.AI Commercial counsel" w:date="2026-06-22T15:49:11Z" w16du:dateUtc="2026-06-22T15:49:11Z">
        <w:r>
          <w:delText>three (3)</w:delText>
        </w:r>
      </w:del>
      <w:ins w:id="37" w:author="LQ.AI Commercial counsel" w:date="2026-06-22T15:49:11Z" w16du:dateUtc="2026-06-22T15:49:11Z">
        <w:r>
          <w:t>fifteen (15) business</w:t>
        </w:r>
      </w:ins>
      <w:commentRangeEnd w:id="19"/>
      <w:r>
        <w:rPr>
          <w:rStyle w:val="CommentReference"/>
        </w:rPr>
        <w:commentReference w:id="19"/>
      </w:r>
      <w:r>
        <w:t xml:space="preserve"> days of delivery. The Customer shall pay </w:t>
      </w:r>
      <w:commentRangeStart w:id="18"/>
      <w:del w:id="34" w:author="LQ.AI Commercial counsel" w:date="2026-06-22T15:49:11Z" w16du:dateUtc="2026-06-22T15:49:11Z">
        <w:r>
          <w:delText>for all deliverables whether or not accepted,</w:delText>
        </w:r>
      </w:del>
      <w:ins w:id="35" w:author="LQ.AI Commercial counsel" w:date="2026-06-22T15:49:11Z" w16du:dateUtc="2026-06-22T15:49:11Z">
        <w:r>
          <w:t>only for accepted deliverables,</w:t>
        </w:r>
      </w:ins>
      <w:commentRangeEnd w:id="18"/>
      <w:r>
        <w:rPr>
          <w:rStyle w:val="CommentReference"/>
        </w:rPr>
        <w:commentReference w:id="18"/>
      </w:r>
      <w:r>
        <w:t xml:space="preserve"> and the Supplier </w:t>
      </w:r>
      <w:commentRangeStart w:id="17"/>
      <w:del w:id="32" w:author="LQ.AI Commercial counsel" w:date="2026-06-22T15:49:11Z" w16du:dateUtc="2026-06-22T15:49:11Z">
        <w:r>
          <w:delText>is not obliged to correct any deliverable at its own cost.</w:delText>
        </w:r>
      </w:del>
      <w:ins w:id="33" w:author="LQ.AI Commercial counsel" w:date="2026-06-22T15:49:11Z" w16du:dateUtc="2026-06-22T15:49:11Z">
        <w:r>
          <w:t>shall correct any rejected deliverable at its own cost and resubmit it for acceptance within ten (10) business days.</w:t>
        </w:r>
      </w:ins>
      <w:commentRangeEnd w:id="17"/>
      <w:r>
        <w:rPr>
          <w:rStyle w:val="CommentReference"/>
        </w:rPr>
        <w:commentReference w:id="17"/>
      </w:r>
    </w:p>
    <w:p>
      <w:pPr>
        <w:pStyle w:val="Heading1"/>
      </w:pPr>
      <w:r>
        <w:t>3. Fees and Expenses</w:t>
      </w:r>
    </w:p>
    <w:p>
      <w:r>
        <w:t xml:space="preserve">The Customer shall pay all fees on a time-and-materials basis </w:t>
      </w:r>
      <w:commentRangeStart w:id="16"/>
      <w:del w:id="30" w:author="LQ.AI Commercial counsel" w:date="2026-06-22T15:49:11Z" w16du:dateUtc="2026-06-22T15:49:11Z">
        <w:r>
          <w:delText>without any cap,</w:delText>
        </w:r>
      </w:del>
      <w:ins w:id="31" w:author="LQ.AI Commercial counsel" w:date="2026-06-22T15:49:11Z" w16du:dateUtc="2026-06-22T15:49:11Z">
        <w:r>
          <w:t>as estimated in the applicable Statement of Work, which estimate the Supplier shall not materially exceed without the Customer's prior written approval,</w:t>
        </w:r>
      </w:ins>
      <w:commentRangeEnd w:id="16"/>
      <w:r>
        <w:rPr>
          <w:rStyle w:val="CommentReference"/>
        </w:rPr>
        <w:commentReference w:id="16"/>
      </w:r>
      <w:r>
        <w:t xml:space="preserve"> together with all expenses at cost, within </w:t>
      </w:r>
      <w:commentRangeStart w:id="15"/>
      <w:del w:id="28" w:author="LQ.AI Commercial counsel" w:date="2026-06-22T15:49:11Z" w16du:dateUtc="2026-06-22T15:49:11Z">
        <w:r>
          <w:delText>fifteen (15)</w:delText>
        </w:r>
      </w:del>
      <w:ins w:id="29" w:author="LQ.AI Commercial counsel" w:date="2026-06-22T15:49:11Z" w16du:dateUtc="2026-06-22T15:49:11Z">
        <w:r>
          <w:t>thirty (30)</w:t>
        </w:r>
      </w:ins>
      <w:commentRangeEnd w:id="15"/>
      <w:r>
        <w:rPr>
          <w:rStyle w:val="CommentReference"/>
        </w:rPr>
        <w:commentReference w:id="15"/>
      </w:r>
      <w:r>
        <w:t xml:space="preserve"> days of the invoice date. The Supplier may revise its rates </w:t>
      </w:r>
      <w:commentRangeStart w:id="14"/>
      <w:del w:id="26" w:author="LQ.AI Commercial counsel" w:date="2026-06-22T15:49:11Z" w16du:dateUtc="2026-06-22T15:49:11Z">
        <w:r>
          <w:delText>at any time on written notice.</w:delText>
        </w:r>
      </w:del>
      <w:ins w:id="27" w:author="LQ.AI Commercial counsel" w:date="2026-06-22T15:49:11Z" w16du:dateUtc="2026-06-22T15:49:11Z">
        <w:r>
          <w:t>once per year on not less than sixty (60) days' prior written notice, and any increase shall not exceed five percent (5%) per annum. Any rate revision shall apply only to Statements of Work entered into after the effective date of the revision.</w:t>
        </w:r>
      </w:ins>
      <w:commentRangeEnd w:id="14"/>
      <w:r>
        <w:rPr>
          <w:rStyle w:val="CommentReference"/>
        </w:rPr>
        <w:commentReference w:id="14"/>
      </w:r>
      <w:r>
        <w:t xml:space="preserve"> All fees are non-refundable.</w:t>
      </w:r>
    </w:p>
    <w:p>
      <w:pPr>
        <w:pStyle w:val="Heading1"/>
      </w:pPr>
      <w:r>
        <w:t>4. Intellectual Property</w:t>
      </w:r>
    </w:p>
    <w:p>
      <w:r>
        <w:t xml:space="preserve">All intellectual property rights in </w:t>
      </w:r>
      <w:commentRangeStart w:id="13"/>
      <w:del w:id="24" w:author="LQ.AI Commercial counsel" w:date="2026-06-22T15:49:11Z" w16du:dateUtc="2026-06-22T15:49:11Z">
        <w:r>
          <w:delText>any deliverables, work product, methodologies and materials created under this Agreement shall vest exclusively in the Supplier.</w:delText>
        </w:r>
      </w:del>
      <w:ins w:id="25" w:author="LQ.AI Commercial counsel" w:date="2026-06-22T15:49:11Z" w16du:dateUtc="2026-06-22T15:49:11Z">
        <w:r>
          <w:t>deliverables and work product created specifically for the Customer under this Agreement shall vest exclusively in the Customer upon full payment. The Supplier retains ownership of its pre-existing methodologies, tools and materials.</w:t>
        </w:r>
      </w:ins>
      <w:commentRangeEnd w:id="13"/>
      <w:r>
        <w:rPr>
          <w:rStyle w:val="CommentReference"/>
        </w:rPr>
        <w:commentReference w:id="13"/>
      </w:r>
      <w:r>
        <w:t xml:space="preserve"> </w:t>
      </w:r>
      <w:commentRangeStart w:id="12"/>
      <w:del w:id="22" w:author="LQ.AI Commercial counsel" w:date="2026-06-22T15:49:11Z" w16du:dateUtc="2026-06-22T15:49:11Z">
        <w:r>
          <w:delText>The Customer is granted a non-exclusive, non-transferable licence to use the deliverables for its internal business purposes only.</w:delText>
        </w:r>
      </w:del>
      <w:ins w:id="23" w:author="LQ.AI Commercial counsel" w:date="2026-06-22T15:49:11Z" w16du:dateUtc="2026-06-22T15:49:11Z">
        <w:r>
          <w:t>To the extent any Supplier pre-existing intellectual property is incorporated into a deliverable, the Supplier grants the Customer a perpetual, irrevocable, worldwide, non-exclusive, transferable licence to use such pre-existing materials as incorporated in the deliverable for any business purpose.</w:t>
        </w:r>
      </w:ins>
      <w:commentRangeEnd w:id="12"/>
      <w:r>
        <w:rPr>
          <w:rStyle w:val="CommentReference"/>
        </w:rPr>
        <w:commentReference w:id="12"/>
      </w:r>
    </w:p>
    <w:p>
      <w:pPr>
        <w:pStyle w:val="Heading1"/>
      </w:pPr>
      <w:r>
        <w:t>5. Warranties</w:t>
      </w:r>
    </w:p>
    <w:p>
      <w:r>
        <w:t xml:space="preserve">The </w:t>
      </w:r>
      <w:commentRangeStart w:id="11"/>
      <w:del w:id="20" w:author="LQ.AI Commercial counsel" w:date="2026-06-22T15:49:11Z" w16du:dateUtc="2026-06-22T15:49:11Z">
        <w:r>
          <w:delText>services and deliverables are provided "AS IS".</w:delText>
        </w:r>
      </w:del>
      <w:ins w:id="21" w:author="LQ.AI Commercial counsel" w:date="2026-06-22T15:49:11Z" w16du:dateUtc="2026-06-22T15:49:11Z">
        <w:r>
          <w:t>Supplier warrants that the services shall be performed in a professional and workmanlike manner consistent with generally accepted industry standards and that each deliverable will materially conform to the specifications in the applicable Statement of Work.</w:t>
        </w:r>
      </w:ins>
      <w:commentRangeEnd w:id="11"/>
      <w:r>
        <w:rPr>
          <w:rStyle w:val="CommentReference"/>
        </w:rPr>
        <w:commentReference w:id="11"/>
      </w:r>
      <w:r>
        <w:t xml:space="preserve"> The Supplier does not warrant that any deliverable will </w:t>
      </w:r>
      <w:commentRangeStart w:id="10"/>
      <w:del w:id="18" w:author="LQ.AI Commercial counsel" w:date="2026-06-22T15:49:11Z" w16du:dateUtc="2026-06-22T15:49:11Z">
        <w:r>
          <w:delText>conform to any specification, be fit for any particular purpose, or be free from defects, and disclaims all warranties to the fullest extent permitted by law.</w:delText>
        </w:r>
      </w:del>
      <w:ins w:id="19" w:author="LQ.AI Commercial counsel" w:date="2026-06-22T15:49:11Z" w16du:dateUtc="2026-06-22T15:49:11Z">
        <w:r>
          <w:t>be fit for any particular purpose, and disclaims all other warranties to the fullest extent permitted by law. If a deliverable fails to conform to the foregoing warranty, the Supplier shall, at its own cost, re-perform the non-conforming services or correct the non-conforming deliverable within a reasonable time.</w:t>
        </w:r>
      </w:ins>
      <w:commentRangeEnd w:id="10"/>
      <w:r>
        <w:rPr>
          <w:rStyle w:val="CommentReference"/>
        </w:rPr>
        <w:commentReference w:id="10"/>
      </w:r>
    </w:p>
    <w:p>
      <w:pPr>
        <w:pStyle w:val="Heading1"/>
      </w:pPr>
      <w:r>
        <w:t>6. Personnel</w:t>
      </w:r>
    </w:p>
    <w:p>
      <w:r>
        <w:t xml:space="preserve">The Supplier </w:t>
      </w:r>
      <w:commentRangeStart w:id="9"/>
      <w:del w:id="16" w:author="LQ.AI Commercial counsel" w:date="2026-06-22T15:49:11Z" w16du:dateUtc="2026-06-22T15:49:11Z">
        <w:r>
          <w:delText>may substitute, reassign or remove any personnel at any time in its sole discretion, and gives no commitment that any named individual will perform the services.</w:delText>
        </w:r>
      </w:del>
      <w:ins w:id="17" w:author="LQ.AI Commercial counsel" w:date="2026-06-22T15:49:11Z" w16du:dateUtc="2026-06-22T15:49:11Z">
        <w:r>
          <w:t>shall use commercially reasonable efforts to maintain continuity of key personnel identified in a Statement of Work. The Supplier may substitute personnel with the Customer's prior written consent (not to be unreasonably withheld), provided the replacement has substantially equivalent qualifications and experience.</w:t>
        </w:r>
      </w:ins>
      <w:commentRangeEnd w:id="9"/>
      <w:r>
        <w:rPr>
          <w:rStyle w:val="CommentReference"/>
        </w:rPr>
        <w:commentReference w:id="9"/>
      </w:r>
    </w:p>
    <w:p>
      <w:pPr>
        <w:pStyle w:val="Heading1"/>
      </w:pPr>
      <w:r>
        <w:t>7. Indemnity</w:t>
      </w:r>
    </w:p>
    <w:p>
      <w:commentRangeStart w:id="8"/>
      <w:del w:id="14" w:author="LQ.AI Commercial counsel" w:date="2026-06-22T15:49:11Z" w16du:dateUtc="2026-06-22T15:49:11Z">
        <w:r>
          <w:delText>The Customer shall indemnify, defend and hold harmless the Supplier and its personnel against any and all claims, losses, damages, liabilities and expenses arising from or in connection with the services, the deliverables or the Customer's use of them.</w:delText>
        </w:r>
      </w:del>
      <w:ins w:id="15" w:author="LQ.AI Commercial counsel" w:date="2026-06-22T15:49:11Z" w16du:dateUtc="2026-06-22T15:49:11Z">
        <w:r>
          <w:t>Each party shall indemnify, defend and hold harmless the other party and its personnel against any third-party claims, losses, damages, liabilities and expenses arising from: (a) in the case of Customer, the Customer's use of the deliverables in breach of this Agreement; and (b) in the case of Supplier, (i) any claim that a deliverable infringes a third party's intellectual property rights, and (ii) the Supplier's gross negligence or willful misconduct.</w:t>
        </w:r>
      </w:ins>
      <w:commentRangeEnd w:id="8"/>
      <w:r>
        <w:rPr>
          <w:rStyle w:val="CommentReference"/>
        </w:rPr>
        <w:commentReference w:id="8"/>
      </w:r>
    </w:p>
    <w:p>
      <w:pPr>
        <w:pStyle w:val="Heading1"/>
      </w:pPr>
      <w:r>
        <w:t>8. Limitation of Liability</w:t>
      </w:r>
    </w:p>
    <w:p>
      <w:r>
        <w:t xml:space="preserve">The Supplier's aggregate liability arising out of or in connection with this Agreement shall not exceed the fees paid by the Customer in the </w:t>
      </w:r>
      <w:commentRangeStart w:id="7"/>
      <w:del w:id="12" w:author="LQ.AI Commercial counsel" w:date="2026-06-22T15:49:11Z" w16du:dateUtc="2026-06-22T15:49:11Z">
        <w:r>
          <w:delText>one (1) month</w:delText>
        </w:r>
      </w:del>
      <w:ins w:id="13" w:author="LQ.AI Commercial counsel" w:date="2026-06-22T15:49:11Z" w16du:dateUtc="2026-06-22T15:49:11Z">
        <w:r>
          <w:t>twelve (12) months</w:t>
        </w:r>
      </w:ins>
      <w:commentRangeEnd w:id="7"/>
      <w:r>
        <w:rPr>
          <w:rStyle w:val="CommentReference"/>
        </w:rPr>
        <w:commentReference w:id="7"/>
      </w:r>
      <w:r>
        <w:t xml:space="preserve"> preceding the claim. In no event shall </w:t>
      </w:r>
      <w:commentRangeStart w:id="6"/>
      <w:del w:id="10" w:author="LQ.AI Commercial counsel" w:date="2026-06-22T15:49:11Z" w16du:dateUtc="2026-06-22T15:49:11Z">
        <w:r>
          <w:delText>the Supplier</w:delText>
        </w:r>
      </w:del>
      <w:ins w:id="11" w:author="LQ.AI Commercial counsel" w:date="2026-06-22T15:49:11Z" w16du:dateUtc="2026-06-22T15:49:11Z">
        <w:r>
          <w:t>either party</w:t>
        </w:r>
      </w:ins>
      <w:commentRangeEnd w:id="6"/>
      <w:r>
        <w:rPr>
          <w:rStyle w:val="CommentReference"/>
        </w:rPr>
        <w:commentReference w:id="6"/>
      </w:r>
      <w:r>
        <w:t xml:space="preserve"> be liable for any indirect, incidental or consequential damages, or for any loss of profits, revenue or data.</w:t>
      </w:r>
      <w:commentRangeStart w:id="5"/>
      <w:ins w:id="9" w:author="LQ.AI Commercial counsel" w:date="2026-06-22T15:49:11Z" w16du:dateUtc="2026-06-22T15:49:11Z">
        <w:r>
          <w:t xml:space="preserve"> The limitations and exclusions in this Section 8 shall not apply to: (a) a party's indemnification obligations under Section 7; (b) breach of confidentiality; (c) infringement or misappropriation of intellectual property rights; or (d) a party's gross negligence or willful misconduct.</w:t>
        </w:r>
      </w:ins>
      <w:commentRangeEnd w:id="5"/>
      <w:r>
        <w:rPr>
          <w:rStyle w:val="CommentReference"/>
        </w:rPr>
        <w:commentReference w:id="5"/>
      </w:r>
    </w:p>
    <w:p>
      <w:pPr>
        <w:pStyle w:val="Heading1"/>
      </w:pPr>
      <w:r>
        <w:t>9. Term and Termination</w:t>
      </w:r>
    </w:p>
    <w:p>
      <w:r>
        <w:t xml:space="preserve">This Agreement continues until each Statement of Work is completed. </w:t>
      </w:r>
      <w:commentRangeStart w:id="4"/>
      <w:del w:id="7" w:author="LQ.AI Commercial counsel" w:date="2026-06-22T15:49:11Z" w16du:dateUtc="2026-06-22T15:49:11Z">
        <w:r>
          <w:delText>The Supplier</w:delText>
        </w:r>
      </w:del>
      <w:ins w:id="8" w:author="LQ.AI Commercial counsel" w:date="2026-06-22T15:49:11Z" w16du:dateUtc="2026-06-22T15:49:11Z">
        <w:r>
          <w:t>Either party</w:t>
        </w:r>
      </w:ins>
      <w:commentRangeEnd w:id="4"/>
      <w:r>
        <w:rPr>
          <w:rStyle w:val="CommentReference"/>
        </w:rPr>
        <w:commentReference w:id="4"/>
      </w:r>
      <w:r>
        <w:t xml:space="preserve"> may terminate for convenience at any time on </w:t>
      </w:r>
      <w:commentRangeStart w:id="3"/>
      <w:del w:id="5" w:author="LQ.AI Commercial counsel" w:date="2026-06-22T15:49:11Z" w16du:dateUtc="2026-06-22T15:49:11Z">
        <w:r>
          <w:delText>ten (10) days</w:delText>
        </w:r>
      </w:del>
      <w:ins w:id="6" w:author="LQ.AI Commercial counsel" w:date="2026-06-22T15:49:11Z" w16du:dateUtc="2026-06-22T15:49:11Z">
        <w:r>
          <w:t>thirty (30) days' written</w:t>
        </w:r>
      </w:ins>
      <w:commentRangeEnd w:id="3"/>
      <w:r>
        <w:rPr>
          <w:rStyle w:val="CommentReference"/>
        </w:rPr>
        <w:commentReference w:id="3"/>
      </w:r>
      <w:r>
        <w:t xml:space="preserve"> notice; the </w:t>
      </w:r>
      <w:commentRangeStart w:id="2"/>
      <w:del w:id="3" w:author="LQ.AI Commercial counsel" w:date="2026-06-22T15:49:11Z" w16du:dateUtc="2026-06-22T15:49:11Z">
        <w:r>
          <w:delText>Customer may not terminate for convenience.</w:delText>
        </w:r>
      </w:del>
      <w:ins w:id="4" w:author="LQ.AI Commercial counsel" w:date="2026-06-22T15:49:11Z" w16du:dateUtc="2026-06-22T15:49:11Z">
        <w:r>
          <w:t>other party may also terminate for convenience on the same terms.</w:t>
        </w:r>
      </w:ins>
      <w:commentRangeEnd w:id="2"/>
      <w:r>
        <w:rPr>
          <w:rStyle w:val="CommentReference"/>
        </w:rPr>
        <w:commentReference w:id="2"/>
      </w:r>
      <w:r>
        <w:t xml:space="preserve"> On termination the Customer shall pay all fees for work </w:t>
      </w:r>
      <w:commentRangeStart w:id="1"/>
      <w:del w:id="1" w:author="LQ.AI Commercial counsel" w:date="2026-06-22T15:49:11Z" w16du:dateUtc="2026-06-22T15:49:11Z">
        <w:r>
          <w:delText>in progress and for the full committed engagement</w:delText>
        </w:r>
      </w:del>
      <w:ins w:id="2" w:author="LQ.AI Commercial counsel" w:date="2026-06-22T15:49:11Z" w16du:dateUtc="2026-06-22T15:49:11Z">
        <w:r>
          <w:t>performed through the effective date of termination</w:t>
        </w:r>
      </w:ins>
      <w:commentRangeEnd w:id="1"/>
      <w:r>
        <w:rPr>
          <w:rStyle w:val="CommentReference"/>
        </w:rPr>
        <w:commentReference w:id="1"/>
      </w:r>
      <w:r>
        <w:t>.</w:t>
      </w:r>
    </w:p>
    <w:p>
      <w:pPr>
        <w:pStyle w:val="Heading1"/>
      </w:pPr>
      <w:r>
        <w:t>10. Governing Law</w:t>
      </w:r>
    </w:p>
    <w:p>
      <w:r>
        <w:t>This Agreement is governed by the laws of the State of Illinois, and the parties submit to the exclusive jurisdiction of the courts of Illinois.</w:t>
      </w:r>
    </w:p>
    <w:sectPr w:rsidR="00FC693F" w:rsidRPr="0006063C" w:rsidSect="00034616">
      <w:pgSz w:w="12240" w:h="15840"/>
      <w:pgMar w:top="1440" w:right="1800" w:bottom="1440" w:left="1800" w:header="720" w:footer="720" w:gutter="0"/>
      <w:cols w:space="720"/>
      <w:docGrid w:linePitch="360"/>
    </w:sectPr>
  </w:body>
</w:document>
</file>

<file path=word/comments1.xml><?xml version="1.0" encoding="utf-8"?>
<w:comments xmlns:w="http://schemas.openxmlformats.org/wordprocessingml/2006/main" xmlns:w14="http://schemas.microsoft.com/office/word/2010/wordml" xmlns:w15="http://schemas.microsoft.com/office/word/2012/wordml" xmlns:w16cid="http://schemas.microsoft.com/office/word/2016/wordml/cid" xmlns:w16cex="http://schemas.microsoft.com/office/word/2018/wordml/cex" xmlns:mc="http://schemas.openxmlformats.org/markup-compatibility/2006" mc:Ignorable="w14 w15 w16cid w16cex">
  <w:comment w:id="1" w:author="LQ.AI Commercial counsel" w:date="2026-06-22T15:49:11Z" w:initials="LCC">
    <w:p w14:paraId="070E10EA" w14:textId="77777777" w:rsidR="2A79C954" w:rsidRDefault="2A79C954" w:rsidP="2A79C954">
      <w:pPr>
        <w:pStyle w:val="CommentText"/>
      </w:pPr>
      <w:r>
        <w:rPr>
          <w:rStyle w:val="CommentReference"/>
        </w:rPr>
        <w:annotationRef/>
      </w:r>
      <w:r>
        <w:t>Requiring payment for unperformed work ('the full committed engagement') operates as a penalty and is inconsistent with the concept of termination. The Customer should pay only for work actually performed up to the termination date.</w:t>
      </w:r>
    </w:p>
  </w:comment>
  <w:comment w:id="2" w:author="LQ.AI Commercial counsel" w:date="2026-06-22T15:49:11Z" w:initials="LCC">
    <w:p w14:paraId="370D68E2" w14:textId="77777777" w:rsidR="811F93E8" w:rsidRDefault="811F93E8" w:rsidP="811F93E8">
      <w:pPr>
        <w:pStyle w:val="CommentText"/>
      </w:pPr>
      <w:r>
        <w:rPr>
          <w:rStyle w:val="CommentReference"/>
        </w:rPr>
        <w:annotationRef/>
      </w:r>
      <w:r>
        <w:t>Removes the one-sided prohibition on Customer termination for convenience and replaces it with express mutual language, ensuring both parties have equal exit flexibility throughout the term.</w:t>
      </w:r>
    </w:p>
  </w:comment>
  <w:comment w:id="3" w:author="LQ.AI Commercial counsel" w:date="2026-06-22T15:49:11Z" w:initials="LCC">
    <w:p w14:paraId="3A635C1A" w14:textId="77777777" w:rsidR="0E93ABDD" w:rsidRDefault="0E93ABDD" w:rsidP="0E93ABDD">
      <w:pPr>
        <w:pStyle w:val="CommentText"/>
      </w:pPr>
      <w:r>
        <w:rPr>
          <w:rStyle w:val="CommentReference"/>
        </w:rPr>
        <w:annotationRef/>
      </w:r>
      <w:r>
        <w:t>Ten days is insufficient notice for the Customer to transition services and find alternative providers. Thirty days is a reasonable commercial notice period that allows orderly wind-down of the engagement.</w:t>
      </w:r>
    </w:p>
  </w:comment>
  <w:comment w:id="4" w:author="LQ.AI Commercial counsel" w:date="2026-06-22T15:49:11Z" w:initials="LCC">
    <w:p w14:paraId="817CA183" w14:textId="77777777" w:rsidR="0181482C" w:rsidRDefault="0181482C" w:rsidP="0181482C">
      <w:pPr>
        <w:pStyle w:val="CommentText"/>
      </w:pPr>
      <w:r>
        <w:rPr>
          <w:rStyle w:val="CommentReference"/>
        </w:rPr>
        <w:annotationRef/>
      </w:r>
      <w:r>
        <w:t>A one-sided termination-for-convenience right is commercially unfair and traps the Customer in the engagement while the Supplier can exit freely. Mutuality ensures both parties are treated equally under the agreement.</w:t>
      </w:r>
    </w:p>
  </w:comment>
  <w:comment w:id="5" w:author="LQ.AI Commercial counsel" w:date="2026-06-22T15:49:11Z" w:initials="LCC">
    <w:p w14:paraId="420B4055" w14:textId="77777777" w:rsidR="8951AF50" w:rsidRDefault="8951AF50" w:rsidP="8951AF50">
      <w:pPr>
        <w:pStyle w:val="CommentText"/>
      </w:pPr>
      <w:r>
        <w:rPr>
          <w:rStyle w:val="CommentReference"/>
        </w:rPr>
        <w:annotationRef/>
      </w:r>
      <w:r>
        <w:t>The liability cap and exclusion of consequential damages should not extend to the most serious categories of loss — indemnified third-party claims, confidentiality breaches, IP theft, and intentional or reckless misconduct. These carve-outs are standard commercial protections that prevent the liability provisions from insulating a party from its own bad acts.</w:t>
      </w:r>
    </w:p>
  </w:comment>
  <w:comment w:id="6" w:author="LQ.AI Commercial counsel" w:date="2026-06-22T15:49:11Z" w:initials="LCC">
    <w:p w14:paraId="F5033EBB" w14:textId="77777777" w:rsidR="3E08ECB3" w:rsidRDefault="3E08ECB3" w:rsidP="3E08ECB3">
      <w:pPr>
        <w:pStyle w:val="CommentText"/>
      </w:pPr>
      <w:r>
        <w:rPr>
          <w:rStyle w:val="CommentReference"/>
        </w:rPr>
        <w:annotationRef/>
      </w:r>
      <w:r>
        <w:t>The consequential damages exclusion should be mutual. There is no principled reason why only the Supplier benefits from this exclusion in a services agreement where both parties bear commercial risk.</w:t>
      </w:r>
    </w:p>
  </w:comment>
  <w:comment w:id="7" w:author="LQ.AI Commercial counsel" w:date="2026-06-22T15:49:11Z" w:initials="LCC">
    <w:p w14:paraId="1EF181FD" w14:textId="77777777" w:rsidR="57C62867" w:rsidRDefault="57C62867" w:rsidP="57C62867">
      <w:pPr>
        <w:pStyle w:val="CommentText"/>
      </w:pPr>
      <w:r>
        <w:rPr>
          <w:rStyle w:val="CommentReference"/>
        </w:rPr>
        <w:annotationRef/>
      </w:r>
      <w:r>
        <w:t>A one-month fee cap renders the liability provision illusory for any claim of significance. A twelve-month cap is standard in professional services agreements and ensures the Supplier has meaningful accountability proportionate to the value of the engagement.</w:t>
      </w:r>
    </w:p>
  </w:comment>
  <w:comment w:id="8" w:author="LQ.AI Commercial counsel" w:date="2026-06-22T15:49:11Z" w:initials="LCC">
    <w:p w14:paraId="2FB7F4D1" w14:textId="77777777" w:rsidR="814628CE" w:rsidRDefault="814628CE" w:rsidP="814628CE">
      <w:pPr>
        <w:pStyle w:val="CommentText"/>
      </w:pPr>
      <w:r>
        <w:rPr>
          <w:rStyle w:val="CommentReference"/>
        </w:rPr>
        <w:annotationRef/>
      </w:r>
      <w:r>
        <w:t>The original indemnity is wholly one-sided — it covers only the Supplier with an extremely broad trigger that would include claims arising from the Supplier's own work. A reciprocal structure is standard in commercial agreements. The Supplier IP infringement indemnity is essential given that the Supplier is creating deliverables for the Customer. The rewrite is necessary because the clause must be restructured from a unilateral to a mutual obligation.</w:t>
      </w:r>
    </w:p>
  </w:comment>
  <w:comment w:id="9" w:author="LQ.AI Commercial counsel" w:date="2026-06-22T15:49:11Z" w:initials="LCC">
    <w:p w14:paraId="7854A2FB" w14:textId="77777777" w:rsidR="ADDCEDFB" w:rsidRDefault="ADDCEDFB" w:rsidP="ADDCEDFB">
      <w:pPr>
        <w:pStyle w:val="CommentText"/>
      </w:pPr>
      <w:r>
        <w:rPr>
          <w:rStyle w:val="CommentReference"/>
        </w:rPr>
        <w:annotationRef/>
      </w:r>
      <w:r>
        <w:t>Customers engage specific consultants based on their expertise and reputation. Unfettered substitution rights undermine the basis of the engagement. The rewrite is necessary because the original clause is a single, absolute grant of discretion that must be restructured into a qualified right with corresponding key-person protections.</w:t>
      </w:r>
    </w:p>
  </w:comment>
  <w:comment w:id="10" w:author="LQ.AI Commercial counsel" w:date="2026-06-22T15:49:11Z" w:initials="LCC">
    <w:p w14:paraId="5185B70C" w14:textId="77777777" w:rsidR="6545FFE4" w:rsidRDefault="6545FFE4" w:rsidP="6545FFE4">
      <w:pPr>
        <w:pStyle w:val="CommentText"/>
      </w:pPr>
      <w:r>
        <w:rPr>
          <w:rStyle w:val="CommentReference"/>
        </w:rPr>
        <w:annotationRef/>
      </w:r>
      <w:r>
        <w:t>Preserves the fitness-for-purpose disclaimer, narrows the disclaimer to 'all other' warranties so the express warranty is not overridden, and adds the essential re-performance remedy that gives the Customer recourse for non-conforming work at no additional cost.</w:t>
      </w:r>
    </w:p>
  </w:comment>
  <w:comment w:id="11" w:author="LQ.AI Commercial counsel" w:date="2026-06-22T15:49:11Z" w:initials="LCC">
    <w:p w14:paraId="E6D5305C" w14:textId="77777777" w:rsidR="6BE0E1A7" w:rsidRDefault="6BE0E1A7" w:rsidP="6BE0E1A7">
      <w:pPr>
        <w:pStyle w:val="CommentText"/>
      </w:pPr>
      <w:r>
        <w:rPr>
          <w:rStyle w:val="CommentReference"/>
        </w:rPr>
        <w:annotationRef/>
      </w:r>
      <w:r>
        <w:t>An 'AS IS' disclaimer is fundamentally inappropriate for paid professional consulting services where the Customer is paying for expertise and deliverables. The Supplier should affirmatively warrant professional quality and conformance to the agreed specifications. The rewrite is necessary because the original clause consists entirely of a disclaimer with no affirmative warranty, and replacing the first sentence requires restructuring it as a positive warranty statement.</w:t>
      </w:r>
    </w:p>
  </w:comment>
  <w:comment w:id="12" w:author="LQ.AI Commercial counsel" w:date="2026-06-22T15:49:11Z" w:initials="LCC">
    <w:p w14:paraId="182373B0" w14:textId="77777777" w:rsidR="6EBEC2D4" w:rsidRDefault="6EBEC2D4" w:rsidP="6EBEC2D4">
      <w:pPr>
        <w:pStyle w:val="CommentText"/>
      </w:pPr>
      <w:r>
        <w:rPr>
          <w:rStyle w:val="CommentReference"/>
        </w:rPr>
        <w:annotationRef/>
      </w:r>
      <w:r>
        <w:t>Even with bespoke deliverables assigned to the Customer, any Supplier pre-existing IP embedded in deliverables needs a robust back-up licence. The original licence is too narrow — non-transferable and internal-use-only unduly restricts the Customer's use of what it paid for.</w:t>
      </w:r>
    </w:p>
  </w:comment>
  <w:comment w:id="13" w:author="LQ.AI Commercial counsel" w:date="2026-06-22T15:49:11Z" w:initials="LCC">
    <w:p w14:paraId="A46719C5" w14:textId="77777777" w:rsidR="C6665215" w:rsidRDefault="C6665215" w:rsidP="C6665215">
      <w:pPr>
        <w:pStyle w:val="CommentText"/>
      </w:pPr>
      <w:r>
        <w:rPr>
          <w:rStyle w:val="CommentReference"/>
        </w:rPr>
        <w:annotationRef/>
      </w:r>
      <w:r>
        <w:t>The Customer is paying for bespoke consulting work — the deliverables should belong to the Customer upon payment. The Supplier's pre-existing methodologies and tools are properly carved out and retained by the Supplier, which is the standard balance in professional services engagements.</w:t>
      </w:r>
    </w:p>
  </w:comment>
  <w:comment w:id="14" w:author="LQ.AI Commercial counsel" w:date="2026-06-22T15:49:11Z" w:initials="LCC">
    <w:p w14:paraId="92E77604" w14:textId="77777777" w:rsidR="2BD5EFEC" w:rsidRDefault="2BD5EFEC" w:rsidP="2BD5EFEC">
      <w:pPr>
        <w:pStyle w:val="CommentText"/>
      </w:pPr>
      <w:r>
        <w:rPr>
          <w:rStyle w:val="CommentReference"/>
        </w:rPr>
        <w:annotationRef/>
      </w:r>
      <w:r>
        <w:t>Unilateral rate changes at any time with no notice period or cap give the Supplier unchecked pricing power. An annual cap with advance notice and a percentage ceiling is a balanced commercial compromise that gives the Customer budget predictability and protection against surprise cost escalation.</w:t>
      </w:r>
    </w:p>
  </w:comment>
  <w:comment w:id="15" w:author="LQ.AI Commercial counsel" w:date="2026-06-22T15:49:11Z" w:initials="LCC">
    <w:p w14:paraId="62BD0577" w14:textId="77777777" w:rsidR="E9626922" w:rsidRDefault="E9626922" w:rsidP="E9626922">
      <w:pPr>
        <w:pStyle w:val="CommentText"/>
      </w:pPr>
      <w:r>
        <w:rPr>
          <w:rStyle w:val="CommentReference"/>
        </w:rPr>
        <w:annotationRef/>
      </w:r>
      <w:r>
        <w:t>Fifteen-day payment terms are unusually aggressive in commercial services agreements; extending to thirty days gives the Customer adequate time for internal invoice review, approval, and processing in the ordinary course of business.</w:t>
      </w:r>
    </w:p>
  </w:comment>
  <w:comment w:id="16" w:author="LQ.AI Commercial counsel" w:date="2026-06-22T15:49:11Z" w:initials="LCC">
    <w:p w14:paraId="9B2C7612" w14:textId="77777777" w:rsidR="BCD088C8" w:rsidRDefault="BCD088C8" w:rsidP="BCD088C8">
      <w:pPr>
        <w:pStyle w:val="CommentText"/>
      </w:pPr>
      <w:r>
        <w:rPr>
          <w:rStyle w:val="CommentReference"/>
        </w:rPr>
        <w:annotationRef/>
      </w:r>
      <w:r>
        <w:t>Uncapped time-and-materials fees create open-ended financial exposure for the Customer with no budgetary control. Requiring an estimate and Customer approval for material overruns is standard in professional services agreements and prevents budget blowouts.</w:t>
      </w:r>
    </w:p>
  </w:comment>
  <w:comment w:id="17" w:author="LQ.AI Commercial counsel" w:date="2026-06-22T15:49:11Z" w:initials="LCC">
    <w:p w14:paraId="A96A1ED8" w14:textId="77777777" w:rsidR="8E02A045" w:rsidRDefault="8E02A045" w:rsidP="8E02A045">
      <w:pPr>
        <w:pStyle w:val="CommentText"/>
      </w:pPr>
      <w:r>
        <w:rPr>
          <w:rStyle w:val="CommentReference"/>
        </w:rPr>
        <w:annotationRef/>
      </w:r>
      <w:r>
        <w:t>The Supplier should bear the cost of correcting its own non-conforming work and resubmit promptly. This is a core protection in any professional services engagement and ensures accountability for quality.</w:t>
      </w:r>
    </w:p>
  </w:comment>
  <w:comment w:id="18" w:author="LQ.AI Commercial counsel" w:date="2026-06-22T15:49:11Z" w:initials="LCC">
    <w:p w14:paraId="157CBDA7" w14:textId="77777777" w:rsidR="F4F9CB2B" w:rsidRDefault="F4F9CB2B" w:rsidP="F4F9CB2B">
      <w:pPr>
        <w:pStyle w:val="CommentText"/>
      </w:pPr>
      <w:r>
        <w:rPr>
          <w:rStyle w:val="CommentReference"/>
        </w:rPr>
        <w:annotationRef/>
      </w:r>
      <w:r>
        <w:t>Requiring payment for rejected deliverables eliminates the economic incentive for the Supplier to perform quality work and leaves the Customer with no leverage to secure acceptable deliverables.</w:t>
      </w:r>
    </w:p>
  </w:comment>
  <w:comment w:id="19" w:author="LQ.AI Commercial counsel" w:date="2026-06-22T15:49:11Z" w:initials="LCC">
    <w:p w14:paraId="CBFEE3DD" w14:textId="77777777" w:rsidR="AF7FA3F9" w:rsidRDefault="AF7FA3F9" w:rsidP="AF7FA3F9">
      <w:pPr>
        <w:pStyle w:val="CommentText"/>
      </w:pPr>
      <w:r>
        <w:rPr>
          <w:rStyle w:val="CommentReference"/>
        </w:rPr>
        <w:annotationRef/>
      </w:r>
      <w:r>
        <w:t>Three days is unreasonably short for meaningful review of professional services deliverables. Fifteen business days is a standard commercial acceptance window that gives the Customer adequate time to evaluate complex work product.</w:t>
      </w:r>
    </w:p>
  </w:comment>
</w:comments>
</file>

<file path=word/commentsExtended1.xml><?xml version="1.0" encoding="utf-8"?>
<w15:commentsEx xmlns:w15="http://schemas.microsoft.com/office/word/2012/wordml">
  <w15:commentEx w15:paraId="070E10EA" w15:done="0"/>
  <w15:commentEx w15:paraId="370D68E2" w15:done="0"/>
  <w15:commentEx w15:paraId="3A635C1A" w15:done="0"/>
  <w15:commentEx w15:paraId="817CA183" w15:done="0"/>
  <w15:commentEx w15:paraId="420B4055" w15:done="0"/>
  <w15:commentEx w15:paraId="F5033EBB" w15:done="0"/>
  <w15:commentEx w15:paraId="1EF181FD" w15:done="0"/>
  <w15:commentEx w15:paraId="2FB7F4D1" w15:done="0"/>
  <w15:commentEx w15:paraId="7854A2FB" w15:done="0"/>
  <w15:commentEx w15:paraId="5185B70C" w15:done="0"/>
  <w15:commentEx w15:paraId="E6D5305C" w15:done="0"/>
  <w15:commentEx w15:paraId="182373B0" w15:done="0"/>
  <w15:commentEx w15:paraId="A46719C5" w15:done="0"/>
  <w15:commentEx w15:paraId="92E77604" w15:done="0"/>
  <w15:commentEx w15:paraId="62BD0577" w15:done="0"/>
  <w15:commentEx w15:paraId="9B2C7612" w15:done="0"/>
  <w15:commentEx w15:paraId="A96A1ED8" w15:done="0"/>
  <w15:commentEx w15:paraId="157CBDA7" w15:done="0"/>
  <w15:commentEx w15:paraId="CBFEE3DD" w15:done="0"/>
</w15:commentsEx>
</file>

<file path=word/commentsExtensible1.xml><?xml version="1.0" encoding="utf-8"?>
<w16cex:commentsExtensible xmlns:w16cex="http://schemas.microsoft.com/office/word/2018/wordml/cex">
  <w16cex:commentExtensible w16cex:durableId="D7A8EE0D" w16cex:dateUtc="2026-06-22T15:49:11Z"/>
  <w16cex:commentExtensible w16cex:durableId="26E3E94D" w16cex:dateUtc="2026-06-22T15:49:11Z"/>
  <w16cex:commentExtensible w16cex:durableId="0ADC7365" w16cex:dateUtc="2026-06-22T15:49:11Z"/>
  <w16cex:commentExtensible w16cex:durableId="280DBB93" w16cex:dateUtc="2026-06-22T15:49:11Z"/>
  <w16cex:commentExtensible w16cex:durableId="A6E8D2F2" w16cex:dateUtc="2026-06-22T15:49:11Z"/>
  <w16cex:commentExtensible w16cex:durableId="742ED653" w16cex:dateUtc="2026-06-22T15:49:11Z"/>
  <w16cex:commentExtensible w16cex:durableId="33A1AD16" w16cex:dateUtc="2026-06-22T15:49:11Z"/>
  <w16cex:commentExtensible w16cex:durableId="9C1725E9" w16cex:dateUtc="2026-06-22T15:49:11Z"/>
  <w16cex:commentExtensible w16cex:durableId="EEB7D148" w16cex:dateUtc="2026-06-22T15:49:11Z"/>
  <w16cex:commentExtensible w16cex:durableId="17511F0A" w16cex:dateUtc="2026-06-22T15:49:11Z"/>
  <w16cex:commentExtensible w16cex:durableId="C9DFD9DA" w16cex:dateUtc="2026-06-22T15:49:11Z"/>
  <w16cex:commentExtensible w16cex:durableId="B98E5667" w16cex:dateUtc="2026-06-22T15:49:11Z"/>
  <w16cex:commentExtensible w16cex:durableId="796F65B2" w16cex:dateUtc="2026-06-22T15:49:11Z"/>
  <w16cex:commentExtensible w16cex:durableId="4D39F457" w16cex:dateUtc="2026-06-22T15:49:11Z"/>
  <w16cex:commentExtensible w16cex:durableId="78F159A7" w16cex:dateUtc="2026-06-22T15:49:11Z"/>
  <w16cex:commentExtensible w16cex:durableId="1F2D6825" w16cex:dateUtc="2026-06-22T15:49:11Z"/>
  <w16cex:commentExtensible w16cex:durableId="10ACCF01" w16cex:dateUtc="2026-06-22T15:49:11Z"/>
  <w16cex:commentExtensible w16cex:durableId="95ABC60A" w16cex:dateUtc="2026-06-22T15:49:11Z"/>
  <w16cex:commentExtensible w16cex:durableId="03AF8C71" w16cex:dateUtc="2026-06-22T15:49:11Z"/>
</w16cex:commentsExtensible>
</file>

<file path=word/commentsIds1.xml><?xml version="1.0" encoding="utf-8"?>
<w16cid:commentsIds xmlns:w16cid="http://schemas.microsoft.com/office/word/2016/wordml/cid">
  <w16cid:commentId w16cid:paraId="070E10EA" w16cid:durableId="D7A8EE0D"/>
  <w16cid:commentId w16cid:paraId="370D68E2" w16cid:durableId="26E3E94D"/>
  <w16cid:commentId w16cid:paraId="3A635C1A" w16cid:durableId="0ADC7365"/>
  <w16cid:commentId w16cid:paraId="817CA183" w16cid:durableId="280DBB93"/>
  <w16cid:commentId w16cid:paraId="420B4055" w16cid:durableId="A6E8D2F2"/>
  <w16cid:commentId w16cid:paraId="F5033EBB" w16cid:durableId="742ED653"/>
  <w16cid:commentId w16cid:paraId="1EF181FD" w16cid:durableId="33A1AD16"/>
  <w16cid:commentId w16cid:paraId="2FB7F4D1" w16cid:durableId="9C1725E9"/>
  <w16cid:commentId w16cid:paraId="7854A2FB" w16cid:durableId="EEB7D148"/>
  <w16cid:commentId w16cid:paraId="5185B70C" w16cid:durableId="17511F0A"/>
  <w16cid:commentId w16cid:paraId="E6D5305C" w16cid:durableId="C9DFD9DA"/>
  <w16cid:commentId w16cid:paraId="182373B0" w16cid:durableId="B98E5667"/>
  <w16cid:commentId w16cid:paraId="A46719C5" w16cid:durableId="796F65B2"/>
  <w16cid:commentId w16cid:paraId="92E77604" w16cid:durableId="4D39F457"/>
  <w16cid:commentId w16cid:paraId="62BD0577" w16cid:durableId="78F159A7"/>
  <w16cid:commentId w16cid:paraId="9B2C7612" w16cid:durableId="1F2D6825"/>
  <w16cid:commentId w16cid:paraId="A96A1ED8" w16cid:durableId="10ACCF01"/>
  <w16cid:commentId w16cid:paraId="157CBDA7" w16cid:durableId="95ABC60A"/>
  <w16cid:commentId w16cid:paraId="CBFEE3DD" w16cid:durableId="03AF8C71"/>
</w16cid:commentsIds>
</file>

<file path=word/fontTable.xml><?xml version="1.0" encoding="utf-8"?>
<w:fonts xmlns:w16du="http://schemas.microsoft.com/office/word/2023/wordml/word16du"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16du="http://schemas.microsoft.com/office/word/2023/wordml/word16du"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16du="http://schemas.microsoft.com/office/word/2023/wordml/word16du"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w16du="http://schemas.microsoft.com/office/word/2023/wordml/word16du"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w16du="http://schemas.microsoft.com/office/word/2023/wordml/word16du"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comments" Target="comments1.xml"/><Relationship Id="rId10" Type="http://schemas.microsoft.com/office/2011/relationships/commentsExtended" Target="commentsExtended1.xml"/><Relationship Id="rId11" Type="http://schemas.microsoft.com/office/2016/09/relationships/commentsIds" Target="commentsIds1.xml"/><Relationship Id="rId12" Type="http://schemas.microsoft.com/office/2018/08/relationships/commentsExtensible" Target="commentsExtensibl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