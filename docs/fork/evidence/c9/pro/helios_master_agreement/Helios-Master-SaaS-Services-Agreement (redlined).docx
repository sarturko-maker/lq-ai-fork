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SAAS AND SERVICES AGREEMENT</w:t>
      </w:r>
    </w:p>
    <w:p>
      <w:r>
        <w:t>This Master SaaS and Services Agreement is entered into between Helios Platforms Inc. (the "Provider") and the customer identified in the Order Form (the "Customer"), and governs the Customer's access to the Provider's hosted platform and the professional services described in any Order Form or Statement of Work.</w:t>
      </w:r>
    </w:p>
    <w:p>
      <w:pPr>
        <w:pStyle w:val="Heading1"/>
      </w:pPr>
      <w:r>
        <w:t>1. Definitions</w:t>
      </w:r>
    </w:p>
    <w:p>
      <w:r>
        <w:t>"Order Form" means an ordering document executed by the parties. "Services" means the Provider's hosted platform and any professional services ordered. "Customer Data" means data submitted by or on behalf of the Customer to the Services. "Confidential Information" means non-public information disclosed by a party that is marked confidential or that a reasonable person would understand to be confidential. "Deliverables" means items the Provider is engaged to create for the Customer under a Statement of Work.</w:t>
      </w:r>
    </w:p>
    <w:p>
      <w:pPr>
        <w:pStyle w:val="Heading1"/>
      </w:pPr>
      <w:r>
        <w:t>2. Fees and Payment</w:t>
      </w:r>
    </w:p>
    <w:p>
      <w:r>
        <w:t>The Customer shall pay the fees set out in each Order Form. Undisputed invoices are payable within thirty (30) days of the invoice date, and the Customer may withhold any amount it disputes in good faith pending resolution. The Provider may increase the fees for any renewal term</w:t>
      </w:r>
      <w:commentRangeStart w:id="9"/>
      <w:del w:id="16" w:author="LQ.AI Commercial counsel" w:date="2026-06-22T15:51:54Z" w16du:dateUtc="2026-06-22T15:51:54Z">
        <w:r>
          <w:delText>, and may also increase the fees during a term at any time in its sole discretion on thirty (30) days notice.</w:delText>
        </w:r>
      </w:del>
      <w:ins w:id="17" w:author="LQ.AI Commercial counsel" w:date="2026-06-22T15:51:54Z" w16du:dateUtc="2026-06-22T15:51:54Z">
        <w:r>
          <w:t>.</w:t>
        </w:r>
      </w:ins>
      <w:commentRangeEnd w:id="9"/>
      <w:r>
        <w:rPr>
          <w:rStyle w:val="CommentReference"/>
        </w:rPr>
        <w:commentReference w:id="9"/>
      </w:r>
      <w:r>
        <w:t xml:space="preserve"> Fees are exclusive of taxes, which the Customer is responsible for other than taxes on the Provider's income.</w:t>
      </w:r>
    </w:p>
    <w:p>
      <w:pPr>
        <w:pStyle w:val="Heading1"/>
      </w:pPr>
      <w:r>
        <w:t>3. Warranties</w:t>
      </w:r>
    </w:p>
    <w:p>
      <w:r>
        <w:t xml:space="preserve">The Provider warrants that the Services will perform materially in accordance with the applicable documentation during the term, and that it will provide the professional services in a professional and workmanlike manner. If the Services do not conform, the Provider will use reasonable efforts to correct the non-conformity, and if it cannot do so within thirty (30) days the Customer may terminate the affected Order Form and receive a refund of prepaid, unused fees. EXCEPT FOR THE EXPRESS WARRANTIES IN THIS SECTION, THE SERVICES AND DELIVERABLES ARE PROVIDED AS IS AND THE PROVIDER DISCLAIMS ALL OTHER WARRANTIES, INCLUDING THE IMPLIED WARRANTIES OF </w:t>
      </w:r>
      <w:commentRangeStart w:id="8"/>
      <w:del w:id="14" w:author="LQ.AI Commercial counsel" w:date="2026-06-22T15:51:54Z" w16du:dateUtc="2026-06-22T15:51:54Z">
        <w:r>
          <w:delText>MERCHANTABILITY, FITNESS FOR A PARTICULAR PURPOSE, NON-INFRINGEMENT,</w:delText>
        </w:r>
      </w:del>
      <w:ins w:id="15" w:author="LQ.AI Commercial counsel" w:date="2026-06-22T15:51:54Z" w16du:dateUtc="2026-06-22T15:51:54Z">
        <w:r>
          <w:t>MERCHANTABILITY AND FITNESS FOR A PARTICULAR PURPOSE,</w:t>
        </w:r>
      </w:ins>
      <w:commentRangeEnd w:id="8"/>
      <w:r>
        <w:rPr>
          <w:rStyle w:val="CommentReference"/>
        </w:rPr>
        <w:commentReference w:id="8"/>
      </w:r>
      <w:r>
        <w:t xml:space="preserve"> AND ANY WARRANTY THAT THE SERVICES WILL BE UNINTERRUPTED OR ERROR-FREE.</w:t>
      </w:r>
    </w:p>
    <w:p>
      <w:pPr>
        <w:pStyle w:val="Heading1"/>
      </w:pPr>
      <w:r>
        <w:t>4. Intellectual Property</w:t>
      </w:r>
    </w:p>
    <w:p>
      <w:r>
        <w:t xml:space="preserve">As between the parties, each party retains all right, title and interest in and to its own background intellectual property, being intellectual property owned or developed independently of this Agreement. The Provider retains all right, title and interest in the Services and its platform. All right, title and interest in the Deliverables, and in any configurations and customisations developed under a Statement of Work, shall vest exclusively in the </w:t>
      </w:r>
      <w:commentRangeStart w:id="7"/>
      <w:del w:id="12" w:author="LQ.AI Commercial counsel" w:date="2026-06-22T15:51:54Z" w16du:dateUtc="2026-06-22T15:51:54Z">
        <w:r>
          <w:delText>Provider on creation, and the Customer receives only a non-exclusive licence to use them for its internal business purposes.</w:delText>
        </w:r>
      </w:del>
      <w:ins w:id="13" w:author="LQ.AI Commercial counsel" w:date="2026-06-22T15:51:54Z" w16du:dateUtc="2026-06-22T15:51:54Z">
        <w:r>
          <w:t>Customer on creation, and the Customer grants the Provider a non-exclusive, perpetual, irrevocable, royalty-free licence to use them to the extent necessary to provide the Services.</w:t>
        </w:r>
      </w:ins>
      <w:commentRangeEnd w:id="7"/>
      <w:r>
        <w:rPr>
          <w:rStyle w:val="CommentReference"/>
        </w:rPr>
        <w:commentReference w:id="7"/>
      </w:r>
      <w:r>
        <w:t xml:space="preserve"> Each party may use any general skills, know-how and feedback arising from the engagement.</w:t>
      </w:r>
    </w:p>
    <w:p>
      <w:pPr>
        <w:pStyle w:val="Heading1"/>
      </w:pPr>
      <w:r>
        <w:t>5. Indemnification</w:t>
      </w:r>
    </w:p>
    <w:p>
      <w:r>
        <w:t xml:space="preserve">The Provider shall defend the Customer against any third-party claim that the Services as provided infringe a patent, copyright or trade secret of that third party, and shall indemnify the Customer against damages finally awarded. The Customer shall indemnify, defend and hold harmless the Provider against any </w:t>
      </w:r>
      <w:commentRangeStart w:id="6"/>
      <w:del w:id="10" w:author="LQ.AI Commercial counsel" w:date="2026-06-22T15:51:54Z" w16du:dateUtc="2026-06-22T15:51:54Z">
        <w:r>
          <w:delText>and all claims, losses and expenses arising from or in connection with the Customer's use of the Services.</w:delText>
        </w:r>
      </w:del>
      <w:ins w:id="11" w:author="LQ.AI Commercial counsel" w:date="2026-06-22T15:51:54Z" w16du:dateUtc="2026-06-22T15:51:54Z">
        <w:r>
          <w:t>third-party claims, losses and expenses arising from or in connection with a claim that the Customer Data infringes a third party's intellectual property rights or the Customer's use of the Services in violation of applicable law.</w:t>
        </w:r>
      </w:ins>
      <w:commentRangeEnd w:id="6"/>
      <w:r>
        <w:rPr>
          <w:rStyle w:val="CommentReference"/>
        </w:rPr>
        <w:commentReference w:id="6"/>
      </w:r>
      <w:r>
        <w:t xml:space="preserve"> The party seeking indemnity shall give the indemnifying party prompt written notice of the claim, shall permit the indemnifying party to control the defence and settlement of the claim, and shall provide reasonable cooperation at the indemnifying party's expense; provided that the indemnifying party may </w:t>
      </w:r>
      <w:commentRangeStart w:id="5"/>
      <w:del w:id="8" w:author="LQ.AI Commercial counsel" w:date="2026-06-22T15:51:54Z" w16du:dateUtc="2026-06-22T15:51:54Z">
        <w:r>
          <w:delText>settle any claim in its sole discretion</w:delText>
        </w:r>
      </w:del>
      <w:ins w:id="9" w:author="LQ.AI Commercial counsel" w:date="2026-06-22T15:51:54Z" w16du:dateUtc="2026-06-22T15:51:54Z">
        <w:r>
          <w:t>not settle any claim in a manner that admits fault or imposes a material obligation on the indemnified party without the indemnified party's prior written consent, such consent not to be unreasonably withheld, conditioned or delayed</w:t>
        </w:r>
      </w:ins>
      <w:commentRangeEnd w:id="5"/>
      <w:r>
        <w:rPr>
          <w:rStyle w:val="CommentReference"/>
        </w:rPr>
        <w:commentReference w:id="5"/>
      </w:r>
      <w:r>
        <w:t>.</w:t>
      </w:r>
    </w:p>
    <w:p>
      <w:pPr>
        <w:pStyle w:val="Heading1"/>
      </w:pPr>
      <w:r>
        <w:t>6. Limitation of Liability</w:t>
      </w:r>
    </w:p>
    <w:p>
      <w:r>
        <w:t>Except for the excluded matters described below, neither party shall be liable for any indirect, incidental, special, consequential or punitive damages, or for any loss of profits, revenue, goodwill or anticipated savings, arising out of or in connection with this Agreement, even if advised of the possibility of such damages.</w:t>
      </w:r>
      <w:commentRangeStart w:id="4"/>
      <w:ins w:id="7" w:author="LQ.AI Commercial counsel" w:date="2026-06-22T15:51:54Z" w16du:dateUtc="2026-06-22T15:51:54Z">
        <w:r>
          <w:t xml:space="preserve"> For the avoidance of doubt, loss, corruption or unauthorised disclosure of Customer Data shall be deemed direct damages.</w:t>
        </w:r>
      </w:ins>
      <w:commentRangeEnd w:id="4"/>
      <w:r>
        <w:rPr>
          <w:rStyle w:val="CommentReference"/>
        </w:rPr>
        <w:commentReference w:id="4"/>
      </w:r>
      <w:r>
        <w:t xml:space="preserve"> Except for the excluded matters described below, each party's total aggregate liability arising out of or in connection with this Agreement shall not exceed the total fees paid or payable by the Customer under the applicable Order Form in the </w:t>
      </w:r>
      <w:commentRangeStart w:id="3"/>
      <w:del w:id="5" w:author="LQ.AI Commercial counsel" w:date="2026-06-22T15:51:54Z" w16du:dateUtc="2026-06-22T15:51:54Z">
        <w:r>
          <w:delText>six (6)</w:delText>
        </w:r>
      </w:del>
      <w:ins w:id="6" w:author="LQ.AI Commercial counsel" w:date="2026-06-22T15:51:54Z" w16du:dateUtc="2026-06-22T15:51:54Z">
        <w:r>
          <w:t>twelve (12)</w:t>
        </w:r>
      </w:ins>
      <w:commentRangeEnd w:id="3"/>
      <w:r>
        <w:rPr>
          <w:rStyle w:val="CommentReference"/>
        </w:rPr>
        <w:commentReference w:id="3"/>
      </w:r>
      <w:r>
        <w:t xml:space="preserve"> months preceding the event giving rise to the claim. The excluded matters, to which no limitation or exclusion in this section applies, </w:t>
      </w:r>
      <w:commentRangeStart w:id="2"/>
      <w:del w:id="3" w:author="LQ.AI Commercial counsel" w:date="2026-06-22T15:51:54Z" w16du:dateUtc="2026-06-22T15:51:54Z">
        <w:r>
          <w:delText>are liability for death or personal injury caused by negligence and liability for fraud or fraudulent misrepresentation.</w:delText>
        </w:r>
      </w:del>
      <w:ins w:id="4" w:author="LQ.AI Commercial counsel" w:date="2026-06-22T15:51:54Z" w16du:dateUtc="2026-06-22T15:51:54Z">
        <w:r>
          <w:t>are: (a) liability for death or personal injury caused by negligence; (b) liability for fraud or fraudulent misrepresentation; (c) liability for breach of confidentiality obligations under this Agreement; (d) liability for breach of data protection obligations under this Agreement; and (e) liability for infringement of the other party's intellectual property rights.</w:t>
        </w:r>
      </w:ins>
      <w:commentRangeEnd w:id="2"/>
      <w:r>
        <w:rPr>
          <w:rStyle w:val="CommentReference"/>
        </w:rPr>
        <w:commentReference w:id="2"/>
      </w:r>
      <w:r>
        <w:t xml:space="preserve"> No claim may be brought under this Agreement more than </w:t>
      </w:r>
      <w:commentRangeStart w:id="1"/>
      <w:del w:id="1" w:author="LQ.AI Commercial counsel" w:date="2026-06-22T15:51:54Z" w16du:dateUtc="2026-06-22T15:51:54Z">
        <w:r>
          <w:delText>six (6) months</w:delText>
        </w:r>
      </w:del>
      <w:ins w:id="2" w:author="LQ.AI Commercial counsel" w:date="2026-06-22T15:51:54Z" w16du:dateUtc="2026-06-22T15:51:54Z">
        <w:r>
          <w:t>two (2) years</w:t>
        </w:r>
      </w:ins>
      <w:commentRangeEnd w:id="1"/>
      <w:r>
        <w:rPr>
          <w:rStyle w:val="CommentReference"/>
        </w:rPr>
        <w:commentReference w:id="1"/>
      </w:r>
      <w:r>
        <w:t xml:space="preserve"> after the date on which the cause of action first arose.</w:t>
      </w:r>
    </w:p>
    <w:p>
      <w:pPr>
        <w:pStyle w:val="Heading1"/>
      </w:pPr>
      <w:r>
        <w:t>7. Term and Termination</w:t>
      </w:r>
    </w:p>
    <w:p>
      <w:r>
        <w:t>This Agreement continues for the term stated in the Order Form and renews automatically for successive terms of equal length unless either party gives sixty (60) days written notice of non-renewal. Either party may terminate for the other's material breach not cured within thirty (30) days of written notice. On expiry or termination the Customer may export Customer Data for thirty (30) days, after which the Provider may delete it.</w:t>
      </w:r>
    </w:p>
    <w:p>
      <w:pPr>
        <w:pStyle w:val="Heading1"/>
      </w:pPr>
      <w:r>
        <w:t>8. Governing Law</w:t>
      </w:r>
    </w:p>
    <w:p>
      <w:r>
        <w:t>This Agreement is governed by the laws of the State of New York, and the parties submit to the exclusive jurisdiction of the courts located in New York County, New York.</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2T15:51:54Z" w:initials="LCC">
    <w:p w14:paraId="E5C7BE03" w14:textId="77777777" w:rsidR="34266B3E" w:rsidRDefault="34266B3E" w:rsidP="34266B3E">
      <w:pPr>
        <w:pStyle w:val="CommentText"/>
      </w:pPr>
      <w:r>
        <w:rPr>
          <w:rStyle w:val="CommentReference"/>
        </w:rPr>
        <w:annotationRef/>
      </w:r>
      <w:r>
        <w:t>A six-month contractual limitation period is unreasonably short — it may expire before the Customer could reasonably discover a claim. Two years is a standard contractual limitation period.</w:t>
      </w:r>
    </w:p>
  </w:comment>
  <w:comment w:id="2" w:author="LQ.AI Commercial counsel" w:date="2026-06-22T15:51:54Z" w:initials="LCC">
    <w:p w14:paraId="DF1E7D73" w14:textId="77777777" w:rsidR="F75CA82E" w:rsidRDefault="F75CA82E" w:rsidP="F75CA82E">
      <w:pPr>
        <w:pStyle w:val="CommentText"/>
      </w:pPr>
      <w:r>
        <w:rPr>
          <w:rStyle w:val="CommentReference"/>
        </w:rPr>
        <w:annotationRef/>
      </w:r>
      <w:r>
        <w:t>Confidentiality breaches, data protection breaches, and IP infringement are high-risk heads of loss that should sit outside the liability cap and the indirect-loss exclusion. This is the market standard for SaaS agreements.</w:t>
      </w:r>
    </w:p>
  </w:comment>
  <w:comment w:id="3" w:author="LQ.AI Commercial counsel" w:date="2026-06-22T15:51:54Z" w:initials="LCC">
    <w:p w14:paraId="74D58108" w14:textId="77777777" w:rsidR="915FCDF1" w:rsidRDefault="915FCDF1" w:rsidP="915FCDF1">
      <w:pPr>
        <w:pStyle w:val="CommentText"/>
      </w:pPr>
      <w:r>
        <w:rPr>
          <w:rStyle w:val="CommentReference"/>
        </w:rPr>
        <w:annotationRef/>
      </w:r>
      <w:r>
        <w:t>A six-month lookback for the liability cap is unusually short and may capture only a fraction of the contract value. Twelve months is the prevailing market standard.</w:t>
      </w:r>
    </w:p>
  </w:comment>
  <w:comment w:id="4" w:author="LQ.AI Commercial counsel" w:date="2026-06-22T15:51:54Z" w:initials="LCC">
    <w:p w14:paraId="6EE807A2" w14:textId="77777777" w:rsidR="B7A03B50" w:rsidRDefault="B7A03B50" w:rsidP="B7A03B50">
      <w:pPr>
        <w:pStyle w:val="CommentText"/>
      </w:pPr>
      <w:r>
        <w:rPr>
          <w:rStyle w:val="CommentReference"/>
        </w:rPr>
        <w:annotationRef/>
      </w:r>
      <w:r>
        <w:t>Without this clarification, a Provider could argue that a data breach causing loss of Customer Data is consequential or indirect loss and therefore excluded. Customer Data is the core asset in a SaaS relationship; its loss should be treated as direct.</w:t>
      </w:r>
    </w:p>
  </w:comment>
  <w:comment w:id="5" w:author="LQ.AI Commercial counsel" w:date="2026-06-22T15:51:54Z" w:initials="LCC">
    <w:p w14:paraId="D36F272C" w14:textId="77777777" w:rsidR="1EFBA190" w:rsidRDefault="1EFBA190" w:rsidP="1EFBA190">
      <w:pPr>
        <w:pStyle w:val="CommentText"/>
      </w:pPr>
      <w:r>
        <w:rPr>
          <w:rStyle w:val="CommentReference"/>
        </w:rPr>
        <w:annotationRef/>
      </w:r>
      <w:r>
        <w:t>The indemnified party should have a say in settlements that affect its rights or admit its fault. The 'sole discretion' standard allows the indemnifying party to bind the indemnified party to adverse admissions without consent.</w:t>
      </w:r>
    </w:p>
  </w:comment>
  <w:comment w:id="6" w:author="LQ.AI Commercial counsel" w:date="2026-06-22T15:51:54Z" w:initials="LCC">
    <w:p w14:paraId="46404BBC" w14:textId="77777777" w:rsidR="EEC81B2E" w:rsidRDefault="EEC81B2E" w:rsidP="EEC81B2E">
      <w:pPr>
        <w:pStyle w:val="CommentText"/>
      </w:pPr>
      <w:r>
        <w:rPr>
          <w:rStyle w:val="CommentReference"/>
        </w:rPr>
        <w:annotationRef/>
      </w:r>
      <w:r>
        <w:t>The current indemnity is unbounded — it covers any claim 'in connection with' Customer's use, even where the Provider's own service is the root cause. Narrowing it to IP infringement by Customer Data and illegal use ties the indemnity to matters within the Customer's control.</w:t>
      </w:r>
    </w:p>
  </w:comment>
  <w:comment w:id="7" w:author="LQ.AI Commercial counsel" w:date="2026-06-22T15:51:54Z" w:initials="LCC">
    <w:p w14:paraId="09F46A59" w14:textId="77777777" w:rsidR="0FF5E4AA" w:rsidRDefault="0FF5E4AA" w:rsidP="0FF5E4AA">
      <w:pPr>
        <w:pStyle w:val="CommentText"/>
      </w:pPr>
      <w:r>
        <w:rPr>
          <w:rStyle w:val="CommentReference"/>
        </w:rPr>
        <w:annotationRef/>
      </w:r>
      <w:r>
        <w:t>The Customer funds the development of Deliverables and configurations; ownership should follow the funding. The Provider retains a licence sufficient to deliver the Services.</w:t>
      </w:r>
    </w:p>
  </w:comment>
  <w:comment w:id="8" w:author="LQ.AI Commercial counsel" w:date="2026-06-22T15:51:54Z" w:initials="LCC">
    <w:p w14:paraId="4E1B94AE" w14:textId="77777777" w:rsidR="BC4635A2" w:rsidRDefault="BC4635A2" w:rsidP="BC4635A2">
      <w:pPr>
        <w:pStyle w:val="CommentText"/>
      </w:pPr>
      <w:r>
        <w:rPr>
          <w:rStyle w:val="CommentReference"/>
        </w:rPr>
        <w:annotationRef/>
      </w:r>
      <w:r>
        <w:t>The Provider separately indemnifies against IP infringement in Section 5; disclaiming the implied warranty of non-infringement would contradict that protection and leave a gap if the indemnity does not apply.</w:t>
      </w:r>
    </w:p>
  </w:comment>
  <w:comment w:id="9" w:author="LQ.AI Commercial counsel" w:date="2026-06-22T15:51:54Z" w:initials="LCC">
    <w:p w14:paraId="887F49B3" w14:textId="77777777" w:rsidR="8648767D" w:rsidRDefault="8648767D" w:rsidP="8648767D">
      <w:pPr>
        <w:pStyle w:val="CommentText"/>
      </w:pPr>
      <w:r>
        <w:rPr>
          <w:rStyle w:val="CommentReference"/>
        </w:rPr>
        <w:annotationRef/>
      </w:r>
      <w:r>
        <w:t>A mid-term unilateral fee increase at the Provider's sole discretion denies the Customer price certainty for the committed term. The renewal-term increase right is retained; only the mid-term increase is removed.</w:t>
      </w:r>
    </w:p>
  </w:comment>
</w:comments>
</file>

<file path=word/commentsExtended1.xml><?xml version="1.0" encoding="utf-8"?>
<w15:commentsEx xmlns:w15="http://schemas.microsoft.com/office/word/2012/wordml">
  <w15:commentEx w15:paraId="E5C7BE03" w15:done="0"/>
  <w15:commentEx w15:paraId="DF1E7D73" w15:done="0"/>
  <w15:commentEx w15:paraId="74D58108" w15:done="0"/>
  <w15:commentEx w15:paraId="6EE807A2" w15:done="0"/>
  <w15:commentEx w15:paraId="D36F272C" w15:done="0"/>
  <w15:commentEx w15:paraId="46404BBC" w15:done="0"/>
  <w15:commentEx w15:paraId="09F46A59" w15:done="0"/>
  <w15:commentEx w15:paraId="4E1B94AE" w15:done="0"/>
  <w15:commentEx w15:paraId="887F49B3" w15:done="0"/>
</w15:commentsEx>
</file>

<file path=word/commentsExtensible1.xml><?xml version="1.0" encoding="utf-8"?>
<w16cex:commentsExtensible xmlns:w16cex="http://schemas.microsoft.com/office/word/2018/wordml/cex">
  <w16cex:commentExtensible w16cex:durableId="F3F73B7E" w16cex:dateUtc="2026-06-22T15:51:54Z"/>
  <w16cex:commentExtensible w16cex:durableId="58A048E0" w16cex:dateUtc="2026-06-22T15:51:54Z"/>
  <w16cex:commentExtensible w16cex:durableId="87C92F00" w16cex:dateUtc="2026-06-22T15:51:54Z"/>
  <w16cex:commentExtensible w16cex:durableId="2A1F7E11" w16cex:dateUtc="2026-06-22T15:51:54Z"/>
  <w16cex:commentExtensible w16cex:durableId="C2B121B0" w16cex:dateUtc="2026-06-22T15:51:54Z"/>
  <w16cex:commentExtensible w16cex:durableId="E2C7D585" w16cex:dateUtc="2026-06-22T15:51:54Z"/>
  <w16cex:commentExtensible w16cex:durableId="AD1D556A" w16cex:dateUtc="2026-06-22T15:51:54Z"/>
  <w16cex:commentExtensible w16cex:durableId="F7E7443C" w16cex:dateUtc="2026-06-22T15:51:54Z"/>
  <w16cex:commentExtensible w16cex:durableId="76244753" w16cex:dateUtc="2026-06-22T15:51:54Z"/>
</w16cex:commentsExtensible>
</file>

<file path=word/commentsIds1.xml><?xml version="1.0" encoding="utf-8"?>
<w16cid:commentsIds xmlns:w16cid="http://schemas.microsoft.com/office/word/2016/wordml/cid">
  <w16cid:commentId w16cid:paraId="E5C7BE03" w16cid:durableId="F3F73B7E"/>
  <w16cid:commentId w16cid:paraId="DF1E7D73" w16cid:durableId="58A048E0"/>
  <w16cid:commentId w16cid:paraId="74D58108" w16cid:durableId="87C92F00"/>
  <w16cid:commentId w16cid:paraId="6EE807A2" w16cid:durableId="2A1F7E11"/>
  <w16cid:commentId w16cid:paraId="D36F272C" w16cid:durableId="C2B121B0"/>
  <w16cid:commentId w16cid:paraId="46404BBC" w16cid:durableId="E2C7D585"/>
  <w16cid:commentId w16cid:paraId="09F46A59" w16cid:durableId="AD1D556A"/>
  <w16cid:commentId w16cid:paraId="4E1B94AE" w16cid:durableId="F7E7443C"/>
  <w16cid:commentId w16cid:paraId="887F49B3" w16cid:durableId="76244753"/>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