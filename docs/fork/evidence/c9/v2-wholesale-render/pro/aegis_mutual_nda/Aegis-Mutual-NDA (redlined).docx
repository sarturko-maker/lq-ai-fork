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1.xml" ContentType="application/vnd.openxmlformats-officedocument.wordprocessingml.comments+xml"/>
  <Override PartName="/word/commentsExtended1.xml" ContentType="application/vnd.openxmlformats-officedocument.wordprocessingml.commentsExtended+xml"/>
  <Override PartName="/word/commentsExtensible1.xml" ContentType="application/vnd.openxmlformats-officedocument.wordprocessingml.commentsExtensible+xml"/>
  <Override PartName="/word/commentsIds1.xml" ContentType="application/vnd.openxmlformats-officedocument.wordprocessingml.commentsId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16du="http://schemas.microsoft.com/office/word/2023/wordml/word16du"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MUTUAL NON-DISCLOSURE AGREEMENT</w:t>
      </w:r>
    </w:p>
    <w:p>
      <w:r>
        <w:t>This Mutual Non-Disclosure Agreement is entered into between Aegis Analytics Inc. (the "Discloser") and the counterparty identified in the signature block (the "Recipient"), to protect Confidential Information exchanged in connection with a potential business relationship.</w:t>
      </w:r>
    </w:p>
    <w:p>
      <w:pPr>
        <w:pStyle w:val="Heading1"/>
      </w:pPr>
      <w:r>
        <w:t>1. Definitions</w:t>
      </w:r>
    </w:p>
    <w:p>
      <w:r>
        <w:t xml:space="preserve">"Confidential Information" means all information disclosed by </w:t>
      </w:r>
      <w:commentRangeStart w:id="11"/>
      <w:del w:id="21" w:author="LQ.AI Commercial counsel" w:date="2026-06-24T10:04:12Z" w16du:dateUtc="2026-06-24T10:04:12Z">
        <w:r>
          <w:delText>the Discloser to the Recipient</w:delText>
        </w:r>
      </w:del>
      <w:ins w:id="22" w:author="LQ.AI Commercial counsel" w:date="2026-06-24T10:04:12Z" w16du:dateUtc="2026-06-24T10:04:12Z">
        <w:r>
          <w:t>either party to the other</w:t>
        </w:r>
      </w:ins>
      <w:commentRangeEnd w:id="11"/>
      <w:r>
        <w:rPr>
          <w:rStyle w:val="CommentReference"/>
        </w:rPr>
        <w:commentReference w:id="11"/>
      </w:r>
      <w:r>
        <w:t xml:space="preserve">, in any form and whether or not marked confidential, including all business, technical, financial and commercial information and any notes or analyses derived from it. All Confidential Information remains the property of the </w:t>
      </w:r>
      <w:commentRangeStart w:id="10"/>
      <w:del w:id="19" w:author="LQ.AI Commercial counsel" w:date="2026-06-24T10:04:12Z" w16du:dateUtc="2026-06-24T10:04:12Z">
        <w:r>
          <w:delText>Discloser.</w:delText>
        </w:r>
      </w:del>
      <w:ins w:id="20" w:author="LQ.AI Commercial counsel" w:date="2026-06-24T10:04:12Z" w16du:dateUtc="2026-06-24T10:04:12Z">
        <w:r>
          <w:t>disclosing party.</w:t>
        </w:r>
      </w:ins>
      <w:commentRangeEnd w:id="10"/>
      <w:r>
        <w:rPr>
          <w:rStyle w:val="CommentReference"/>
        </w:rPr>
        <w:commentReference w:id="10"/>
      </w:r>
    </w:p>
    <w:p>
      <w:pPr>
        <w:pStyle w:val="Heading1"/>
      </w:pPr>
      <w:r>
        <w:t>2. Confidentiality Obligations</w:t>
      </w:r>
    </w:p>
    <w:p>
      <w:commentRangeStart w:id="9"/>
      <w:del w:id="17" w:author="LQ.AI Commercial counsel" w:date="2026-06-24T10:04:12Z" w16du:dateUtc="2026-06-24T10:04:12Z">
        <w:r>
          <w:delText>The Recipient shall hold in strict confidence all Confidential Information and shall not disclose it to any third party or use it for any purpose other than evaluating the potential business relationship, without the prior written consent of the Discloser.</w:delText>
        </w:r>
      </w:del>
      <w:ins w:id="18" w:author="LQ.AI Commercial counsel" w:date="2026-06-24T10:04:12Z" w16du:dateUtc="2026-06-24T10:04:12Z">
        <w:r>
          <w:t>Each party shall hold in strict confidence all Confidential Information of the other party and shall not disclose it to any third party or use it for any purpose other than evaluating the potential business relationship, without the prior written consent of the disclosing party.</w:t>
        </w:r>
      </w:ins>
      <w:commentRangeEnd w:id="9"/>
      <w:r>
        <w:rPr>
          <w:rStyle w:val="CommentReference"/>
        </w:rPr>
        <w:commentReference w:id="9"/>
      </w:r>
    </w:p>
    <w:p>
      <w:pPr>
        <w:pStyle w:val="Heading1"/>
      </w:pPr>
      <w:r>
        <w:t>3. Exclusions</w:t>
      </w:r>
    </w:p>
    <w:p>
      <w:r>
        <w:t xml:space="preserve">Information is not Confidential Information </w:t>
      </w:r>
      <w:commentRangeStart w:id="8"/>
      <w:del w:id="15" w:author="LQ.AI Commercial counsel" w:date="2026-06-24T10:04:12Z" w16du:dateUtc="2026-06-24T10:04:12Z">
        <w:r>
          <w:delText>only to the extent the Recipient can show by written records that it was already in the public domain at the time of disclosure through no act of the Recipient.</w:delText>
        </w:r>
      </w:del>
      <w:ins w:id="16" w:author="LQ.AI Commercial counsel" w:date="2026-06-24T10:04:12Z" w16du:dateUtc="2026-06-24T10:04:12Z">
        <w:r>
          <w:t>to the extent that: (a) it is or becomes publicly available through no breach of this Agreement by the receiving party; (b) it was already in the receiving party's possession without obligation of confidentiality at the time of disclosure; (c) it is independently developed by the receiving party without use of or reference to the Confidential Information; or (d) the receiving party is required to disclose it by law, regulation or court order, provided the receiving party gives the disclosing party prompt notice and reasonable cooperation to limit the disclosure.</w:t>
        </w:r>
      </w:ins>
      <w:commentRangeEnd w:id="8"/>
      <w:r>
        <w:rPr>
          <w:rStyle w:val="CommentReference"/>
        </w:rPr>
        <w:commentReference w:id="8"/>
      </w:r>
    </w:p>
    <w:p>
      <w:pPr>
        <w:pStyle w:val="Heading1"/>
      </w:pPr>
      <w:r>
        <w:t>4. Term</w:t>
      </w:r>
    </w:p>
    <w:p>
      <w:commentRangeStart w:id="7"/>
      <w:del w:id="13" w:author="LQ.AI Commercial counsel" w:date="2026-06-24T10:04:12Z" w16du:dateUtc="2026-06-24T10:04:12Z">
        <w:r>
          <w:delText>The Recipient's obligations of confidentiality under this Agreement shall survive in perpetuity and shall continue to bind the Recipient indefinitely</w:delText>
        </w:r>
      </w:del>
      <w:ins w:id="14" w:author="LQ.AI Commercial counsel" w:date="2026-06-24T10:04:12Z" w16du:dateUtc="2026-06-24T10:04:12Z">
        <w:r>
          <w:t>Each party's obligations of confidentiality under this Agreement shall survive for a period of five (5) years from the date of disclosure</w:t>
        </w:r>
      </w:ins>
      <w:commentRangeEnd w:id="7"/>
      <w:r>
        <w:rPr>
          <w:rStyle w:val="CommentReference"/>
        </w:rPr>
        <w:commentReference w:id="7"/>
      </w:r>
      <w:r>
        <w:t xml:space="preserve"> after the return or destruction of the Confidential Information.</w:t>
      </w:r>
    </w:p>
    <w:p>
      <w:pPr>
        <w:pStyle w:val="Heading1"/>
      </w:pPr>
      <w:r>
        <w:t>5. Return of Information</w:t>
      </w:r>
    </w:p>
    <w:p>
      <w:r>
        <w:t xml:space="preserve">Upon the </w:t>
      </w:r>
      <w:commentRangeStart w:id="6"/>
      <w:del w:id="11" w:author="LQ.AI Commercial counsel" w:date="2026-06-24T10:04:12Z" w16du:dateUtc="2026-06-24T10:04:12Z">
        <w:r>
          <w:delText>Discloser's written demand, the Recipient shall immediately return or destroy all Confidential Information</w:delText>
        </w:r>
      </w:del>
      <w:ins w:id="12" w:author="LQ.AI Commercial counsel" w:date="2026-06-24T10:04:12Z" w16du:dateUtc="2026-06-24T10:04:12Z">
        <w:r>
          <w:t>disclosing party's written demand, the receiving party shall immediately return or destroy all Confidential Information of the disclosing party</w:t>
        </w:r>
      </w:ins>
      <w:commentRangeEnd w:id="6"/>
      <w:r>
        <w:rPr>
          <w:rStyle w:val="CommentReference"/>
        </w:rPr>
        <w:commentReference w:id="6"/>
      </w:r>
      <w:r>
        <w:t xml:space="preserve"> and all copies, and shall certify such destruction in writing. The </w:t>
      </w:r>
      <w:commentRangeStart w:id="5"/>
      <w:del w:id="9" w:author="LQ.AI Commercial counsel" w:date="2026-06-24T10:04:12Z" w16du:dateUtc="2026-06-24T10:04:12Z">
        <w:r>
          <w:delText>Recipient may not retain any copy for any reason.</w:delText>
        </w:r>
      </w:del>
      <w:ins w:id="10" w:author="LQ.AI Commercial counsel" w:date="2026-06-24T10:04:12Z" w16du:dateUtc="2026-06-24T10:04:12Z">
        <w:r>
          <w:t>receiving party may not retain any copy for any reason, except that the receiving party may retain copies to the extent required by applicable law or regulation, or as part of routine backup or archival processes, provided such copies remain subject to the confidentiality obligations of this Agreement.</w:t>
        </w:r>
      </w:ins>
      <w:commentRangeEnd w:id="5"/>
      <w:r>
        <w:rPr>
          <w:rStyle w:val="CommentReference"/>
        </w:rPr>
        <w:commentReference w:id="5"/>
      </w:r>
    </w:p>
    <w:p>
      <w:pPr>
        <w:pStyle w:val="Heading1"/>
      </w:pPr>
      <w:r>
        <w:t>6. No Licence</w:t>
      </w:r>
    </w:p>
    <w:p>
      <w:r>
        <w:t xml:space="preserve">Nothing in this Agreement grants </w:t>
      </w:r>
      <w:commentRangeStart w:id="4"/>
      <w:del w:id="7" w:author="LQ.AI Commercial counsel" w:date="2026-06-24T10:04:12Z" w16du:dateUtc="2026-06-24T10:04:12Z">
        <w:r>
          <w:delText>the Recipient any licence or right in the Confidential Information, and the Discloser may pursue any opportunity with any third party without obligation to the Recipient.</w:delText>
        </w:r>
      </w:del>
      <w:ins w:id="8" w:author="LQ.AI Commercial counsel" w:date="2026-06-24T10:04:12Z" w16du:dateUtc="2026-06-24T10:04:12Z">
        <w:r>
          <w:t>either party any licence or right in the other party's Confidential Information, and either party may pursue any opportunity with any third party without obligation to the other.</w:t>
        </w:r>
      </w:ins>
      <w:commentRangeEnd w:id="4"/>
      <w:r>
        <w:rPr>
          <w:rStyle w:val="CommentReference"/>
        </w:rPr>
        <w:commentReference w:id="4"/>
      </w:r>
    </w:p>
    <w:p>
      <w:pPr>
        <w:pStyle w:val="Heading1"/>
      </w:pPr>
      <w:r>
        <w:t>7. Injunctive Relief</w:t>
      </w:r>
    </w:p>
    <w:p>
      <w:commentRangeStart w:id="3"/>
      <w:del w:id="5" w:author="LQ.AI Commercial counsel" w:date="2026-06-24T10:04:12Z" w16du:dateUtc="2026-06-24T10:04:12Z">
        <w:r>
          <w:delText>The Recipient acknowledges that any breach would cause irreparable harm and agrees that the Discloser</w:delText>
        </w:r>
      </w:del>
      <w:ins w:id="6" w:author="LQ.AI Commercial counsel" w:date="2026-06-24T10:04:12Z" w16du:dateUtc="2026-06-24T10:04:12Z">
        <w:r>
          <w:t>Each party acknowledges that any breach by the other of its confidentiality obligations would cause irreparable harm and agrees that the non-breaching party</w:t>
        </w:r>
      </w:ins>
      <w:commentRangeEnd w:id="3"/>
      <w:r>
        <w:rPr>
          <w:rStyle w:val="CommentReference"/>
        </w:rPr>
        <w:commentReference w:id="3"/>
      </w:r>
      <w:r>
        <w:t xml:space="preserve"> shall be entitled to injunctive relief without the requirement to post a bond or prove actual damages, in addition to any other remedy.</w:t>
      </w:r>
    </w:p>
    <w:p>
      <w:pPr>
        <w:pStyle w:val="Heading1"/>
      </w:pPr>
      <w:r>
        <w:t>8. No Warranty</w:t>
      </w:r>
    </w:p>
    <w:p>
      <w:r>
        <w:t xml:space="preserve">All Confidential Information is provided "AS IS". </w:t>
      </w:r>
      <w:commentRangeStart w:id="2"/>
      <w:del w:id="3" w:author="LQ.AI Commercial counsel" w:date="2026-06-24T10:04:12Z" w16du:dateUtc="2026-06-24T10:04:12Z">
        <w:r>
          <w:delText>The Discloser makes no representation or warranty as to its accuracy or completeness and shall have no liability to the Recipient arising from the Recipient's</w:delText>
        </w:r>
      </w:del>
      <w:ins w:id="4" w:author="LQ.AI Commercial counsel" w:date="2026-06-24T10:04:12Z" w16du:dateUtc="2026-06-24T10:04:12Z">
        <w:r>
          <w:t>Neither party makes any representation or warranty as to the accuracy or completeness of its Confidential Information and neither party shall have any liability to the other arising from the other's</w:t>
        </w:r>
      </w:ins>
      <w:commentRangeEnd w:id="2"/>
      <w:r>
        <w:rPr>
          <w:rStyle w:val="CommentReference"/>
        </w:rPr>
        <w:commentReference w:id="2"/>
      </w:r>
      <w:r>
        <w:t xml:space="preserve"> use of or reliance on it.</w:t>
      </w:r>
    </w:p>
    <w:p>
      <w:pPr>
        <w:pStyle w:val="Heading1"/>
      </w:pPr>
      <w:r>
        <w:t>9. Indemnity</w:t>
      </w:r>
    </w:p>
    <w:p>
      <w:commentRangeStart w:id="1"/>
      <w:del w:id="1" w:author="LQ.AI Commercial counsel" w:date="2026-06-24T10:04:12Z" w16du:dateUtc="2026-06-24T10:04:12Z">
        <w:r>
          <w:delText>The Recipient shall indemnify, defend and hold harmless the Discloser and its affiliates against any and all claims, losses, damages, liabilities and expenses arising from or in connection with the Recipient's handling of the Confidential Information.</w:delText>
        </w:r>
      </w:del>
      <w:ins w:id="2" w:author="LQ.AI Commercial counsel" w:date="2026-06-24T10:04:12Z" w16du:dateUtc="2026-06-24T10:04:12Z">
        <w:r>
          <w:t>Each party shall indemnify, defend and hold harmless the other party and its affiliates against any and all claims, losses, damages, liabilities and expenses to the extent arising from or in connection with the indemnifying party's breach of its confidentiality obligations under this Agreement.</w:t>
        </w:r>
      </w:ins>
      <w:commentRangeEnd w:id="1"/>
      <w:r>
        <w:rPr>
          <w:rStyle w:val="CommentReference"/>
        </w:rPr>
        <w:commentReference w:id="1"/>
      </w:r>
    </w:p>
    <w:p>
      <w:pPr>
        <w:pStyle w:val="Heading1"/>
      </w:pPr>
      <w:r>
        <w:t>10. Governing Law</w:t>
      </w:r>
    </w:p>
    <w:p>
      <w:r>
        <w:t>This Agreement is governed by the laws of the State of California, and the parties submit to the exclusive jurisdiction of the courts of California.</w:t>
      </w:r>
    </w:p>
    <w:sectPr w:rsidR="00FC693F" w:rsidRPr="0006063C" w:rsidSect="00034616">
      <w:pgSz w:w="12240" w:h="15840"/>
      <w:pgMar w:top="1440" w:right="1800" w:bottom="1440" w:left="1800" w:header="720" w:footer="720" w:gutter="0"/>
      <w:cols w:space="720"/>
      <w:docGrid w:linePitch="360"/>
    </w:sectPr>
  </w:body>
</w:document>
</file>

<file path=word/comments1.xml><?xml version="1.0" encoding="utf-8"?>
<w:comments xmlns:w="http://schemas.openxmlformats.org/wordprocessingml/2006/main" xmlns:w14="http://schemas.microsoft.com/office/word/2010/wordml" xmlns:w15="http://schemas.microsoft.com/office/word/2012/wordml" xmlns:w16cid="http://schemas.microsoft.com/office/word/2016/wordml/cid" xmlns:w16cex="http://schemas.microsoft.com/office/word/2018/wordml/cex" xmlns:mc="http://schemas.openxmlformats.org/markup-compatibility/2006" mc:Ignorable="w14 w15 w16cid w16cex">
  <w:comment w:id="1" w:author="LQ.AI Commercial counsel" w:date="2026-06-24T10:04:12Z" w:initials="LCC">
    <w:p w14:paraId="D9B538E2" w14:textId="77777777" w:rsidR="665AF22F" w:rsidRDefault="665AF22F" w:rsidP="665AF22F">
      <w:pPr>
        <w:pStyle w:val="CommentText"/>
      </w:pPr>
      <w:r>
        <w:rPr>
          <w:rStyle w:val="CommentReference"/>
        </w:rPr>
        <w:annotationRef/>
      </w:r>
      <w:r>
        <w:t>Mutualise the indemnity and narrow its trigger from any handling of information to an actual breach of confidentiality obligations — a one-sided handling indemnity is overbroad for an NDA and should be reciprocal and tied to an actual breach.</w:t>
      </w:r>
    </w:p>
  </w:comment>
  <w:comment w:id="2" w:author="LQ.AI Commercial counsel" w:date="2026-06-24T10:04:12Z" w:initials="LCC">
    <w:p w14:paraId="C33D1D3F" w14:textId="77777777" w:rsidR="65B2CFE2" w:rsidRDefault="65B2CFE2" w:rsidP="65B2CFE2">
      <w:pPr>
        <w:pStyle w:val="CommentText"/>
      </w:pPr>
      <w:r>
        <w:rPr>
          <w:rStyle w:val="CommentReference"/>
        </w:rPr>
        <w:annotationRef/>
      </w:r>
      <w:r>
        <w:t>Make the warranty disclaimer mutual so both parties disclaim warranties and liability for reliance on their respective Confidential Information, consistent with mutual treatment.</w:t>
      </w:r>
    </w:p>
  </w:comment>
  <w:comment w:id="3" w:author="LQ.AI Commercial counsel" w:date="2026-06-24T10:04:12Z" w:initials="LCC">
    <w:p w14:paraId="0BC16CAD" w14:textId="77777777" w:rsidR="0A6E572F" w:rsidRDefault="0A6E572F" w:rsidP="0A6E572F">
      <w:pPr>
        <w:pStyle w:val="CommentText"/>
      </w:pPr>
      <w:r>
        <w:rPr>
          <w:rStyle w:val="CommentReference"/>
        </w:rPr>
        <w:annotationRef/>
      </w:r>
      <w:r>
        <w:t>Make the injunctive-relief and no-bond right reciprocal — both parties should have access to equitable remedies for a breach of confidentiality obligations, not only the named Discloser.</w:t>
      </w:r>
    </w:p>
  </w:comment>
  <w:comment w:id="4" w:author="LQ.AI Commercial counsel" w:date="2026-06-24T10:04:12Z" w:initials="LCC">
    <w:p w14:paraId="FC6FE8B3" w14:textId="77777777" w:rsidR="3D46C3E2" w:rsidRDefault="3D46C3E2" w:rsidP="3D46C3E2">
      <w:pPr>
        <w:pStyle w:val="CommentText"/>
      </w:pPr>
      <w:r>
        <w:rPr>
          <w:rStyle w:val="CommentReference"/>
        </w:rPr>
        <w:annotationRef/>
      </w:r>
      <w:r>
        <w:t>Mutualise the no-licence and no-obligation language so it protects both parties equally rather than reserving all rights and freedoms to only one side.</w:t>
      </w:r>
    </w:p>
  </w:comment>
  <w:comment w:id="5" w:author="LQ.AI Commercial counsel" w:date="2026-06-24T10:04:12Z" w:initials="LCC">
    <w:p w14:paraId="570FAC69" w14:textId="77777777" w:rsidR="9F285EA5" w:rsidRDefault="9F285EA5" w:rsidP="9F285EA5">
      <w:pPr>
        <w:pStyle w:val="CommentText"/>
      </w:pPr>
      <w:r>
        <w:rPr>
          <w:rStyle w:val="CommentReference"/>
        </w:rPr>
        <w:annotationRef/>
      </w:r>
      <w:r>
        <w:t>Mutualise the retention clause and add a carve-out allowing retention of copies required by law or retained in routine backup systems — an absolute no-retention rule is operationally unworkable.</w:t>
      </w:r>
    </w:p>
  </w:comment>
  <w:comment w:id="6" w:author="LQ.AI Commercial counsel" w:date="2026-06-24T10:04:12Z" w:initials="LCC">
    <w:p w14:paraId="A3F1B70B" w14:textId="77777777" w:rsidR="76D4B962" w:rsidRDefault="76D4B962" w:rsidP="76D4B962">
      <w:pPr>
        <w:pStyle w:val="CommentText"/>
      </w:pPr>
      <w:r>
        <w:rPr>
          <w:rStyle w:val="CommentReference"/>
        </w:rPr>
        <w:annotationRef/>
      </w:r>
      <w:r>
        <w:t>Mutualise the return-or-destroy trigger and obligation — make demand right reciprocal, receiving party mutual, and limit return to the disclosing party's Confidential Information.</w:t>
      </w:r>
    </w:p>
  </w:comment>
  <w:comment w:id="7" w:author="LQ.AI Commercial counsel" w:date="2026-06-24T10:04:12Z" w:initials="LCC">
    <w:p w14:paraId="ADBE5E33" w14:textId="77777777" w:rsidR="3F574654" w:rsidRDefault="3F574654" w:rsidP="3F574654">
      <w:pPr>
        <w:pStyle w:val="CommentText"/>
      </w:pPr>
      <w:r>
        <w:rPr>
          <w:rStyle w:val="CommentReference"/>
        </w:rPr>
        <w:annotationRef/>
      </w:r>
      <w:r>
        <w:t>Mutualise the term clause and replace the perpetual obligation with a commercially standard five-year fixed period; perpetual confidentiality obligations are unreasonable for a commercial NDA and may be unenforceable in some jurisdictions.</w:t>
      </w:r>
    </w:p>
  </w:comment>
  <w:comment w:id="8" w:author="LQ.AI Commercial counsel" w:date="2026-06-24T10:04:12Z" w:initials="LCC">
    <w:p w14:paraId="D2A7F52D" w14:textId="77777777" w:rsidR="E1F190BD" w:rsidRDefault="E1F190BD" w:rsidP="E1F190BD">
      <w:pPr>
        <w:pStyle w:val="CommentText"/>
      </w:pPr>
      <w:r>
        <w:rPr>
          <w:rStyle w:val="CommentReference"/>
        </w:rPr>
        <w:annotationRef/>
      </w:r>
      <w:r>
        <w:t>Replace the single narrow exclusion (public domain, with a burden-shifting written-records requirement) with the four standard NDA exclusions — public domain, prior possession, independent development, and legally required disclosure — and remove the one-sided evidentiary burden.</w:t>
      </w:r>
    </w:p>
  </w:comment>
  <w:comment w:id="9" w:author="LQ.AI Commercial counsel" w:date="2026-06-24T10:04:12Z" w:initials="LCC">
    <w:p w14:paraId="028AAC5B" w14:textId="77777777" w:rsidR="A691B360" w:rsidRDefault="A691B360" w:rsidP="A691B360">
      <w:pPr>
        <w:pStyle w:val="CommentText"/>
      </w:pPr>
      <w:r>
        <w:rPr>
          <w:rStyle w:val="CommentReference"/>
        </w:rPr>
        <w:annotationRef/>
      </w:r>
      <w:r>
        <w:t>Mutualise the confidentiality obligations — change Recipient to each party, limit to the other party's Confidential Information, and make consent right reciprocal — converting a one-sided clause into a genuine mutual obligation.</w:t>
      </w:r>
    </w:p>
  </w:comment>
  <w:comment w:id="10" w:author="LQ.AI Commercial counsel" w:date="2026-06-24T10:04:12Z" w:initials="LCC">
    <w:p w14:paraId="53339BF3" w14:textId="77777777" w:rsidR="512ACEEF" w:rsidRDefault="512ACEEF" w:rsidP="512ACEEF">
      <w:pPr>
        <w:pStyle w:val="CommentText"/>
      </w:pPr>
      <w:r>
        <w:rPr>
          <w:rStyle w:val="CommentReference"/>
        </w:rPr>
        <w:annotationRef/>
      </w:r>
      <w:r>
        <w:t>Make the property-right provision reciprocal so each party retains ownership of its own Confidential Information rather than vesting all property in one side.</w:t>
      </w:r>
    </w:p>
  </w:comment>
  <w:comment w:id="11" w:author="LQ.AI Commercial counsel" w:date="2026-06-24T10:04:12Z" w:initials="LCC">
    <w:p w14:paraId="F23D3FE2" w14:textId="77777777" w:rsidR="40DC5EEE" w:rsidRDefault="40DC5EEE" w:rsidP="40DC5EEE">
      <w:pPr>
        <w:pStyle w:val="CommentText"/>
      </w:pPr>
      <w:r>
        <w:rPr>
          <w:rStyle w:val="CommentReference"/>
        </w:rPr>
        <w:annotationRef/>
      </w:r>
      <w:r>
        <w:t>Mutualise the definition of Confidential Information so both parties' disclosures are protected, consistent with the agreement's stated mutual character.</w:t>
      </w:r>
    </w:p>
  </w:comment>
</w:comments>
</file>

<file path=word/commentsExtended1.xml><?xml version="1.0" encoding="utf-8"?>
<w15:commentsEx xmlns:w15="http://schemas.microsoft.com/office/word/2012/wordml">
  <w15:commentEx w15:paraId="D9B538E2" w15:done="0"/>
  <w15:commentEx w15:paraId="C33D1D3F" w15:done="0"/>
  <w15:commentEx w15:paraId="0BC16CAD" w15:done="0"/>
  <w15:commentEx w15:paraId="FC6FE8B3" w15:done="0"/>
  <w15:commentEx w15:paraId="570FAC69" w15:done="0"/>
  <w15:commentEx w15:paraId="A3F1B70B" w15:done="0"/>
  <w15:commentEx w15:paraId="ADBE5E33" w15:done="0"/>
  <w15:commentEx w15:paraId="D2A7F52D" w15:done="0"/>
  <w15:commentEx w15:paraId="028AAC5B" w15:done="0"/>
  <w15:commentEx w15:paraId="53339BF3" w15:done="0"/>
  <w15:commentEx w15:paraId="F23D3FE2" w15:done="0"/>
</w15:commentsEx>
</file>

<file path=word/commentsExtensible1.xml><?xml version="1.0" encoding="utf-8"?>
<w16cex:commentsExtensible xmlns:w16cex="http://schemas.microsoft.com/office/word/2018/wordml/cex">
  <w16cex:commentExtensible w16cex:durableId="4533C526" w16cex:dateUtc="2026-06-24T10:04:12Z"/>
  <w16cex:commentExtensible w16cex:durableId="4C3168F7" w16cex:dateUtc="2026-06-24T10:04:12Z"/>
  <w16cex:commentExtensible w16cex:durableId="08BA8B94" w16cex:dateUtc="2026-06-24T10:04:12Z"/>
  <w16cex:commentExtensible w16cex:durableId="DABADC86" w16cex:dateUtc="2026-06-24T10:04:12Z"/>
  <w16cex:commentExtensible w16cex:durableId="09184F24" w16cex:dateUtc="2026-06-24T10:04:12Z"/>
  <w16cex:commentExtensible w16cex:durableId="E52D621C" w16cex:dateUtc="2026-06-24T10:04:12Z"/>
  <w16cex:commentExtensible w16cex:durableId="8C9D7D7D" w16cex:dateUtc="2026-06-24T10:04:12Z"/>
  <w16cex:commentExtensible w16cex:durableId="F6CB2B06" w16cex:dateUtc="2026-06-24T10:04:12Z"/>
  <w16cex:commentExtensible w16cex:durableId="80F5DD14" w16cex:dateUtc="2026-06-24T10:04:12Z"/>
  <w16cex:commentExtensible w16cex:durableId="92C61C98" w16cex:dateUtc="2026-06-24T10:04:12Z"/>
  <w16cex:commentExtensible w16cex:durableId="9E4CF71A" w16cex:dateUtc="2026-06-24T10:04:12Z"/>
</w16cex:commentsExtensible>
</file>

<file path=word/commentsIds1.xml><?xml version="1.0" encoding="utf-8"?>
<w16cid:commentsIds xmlns:w16cid="http://schemas.microsoft.com/office/word/2016/wordml/cid">
  <w16cid:commentId w16cid:paraId="D9B538E2" w16cid:durableId="4533C526"/>
  <w16cid:commentId w16cid:paraId="C33D1D3F" w16cid:durableId="4C3168F7"/>
  <w16cid:commentId w16cid:paraId="0BC16CAD" w16cid:durableId="08BA8B94"/>
  <w16cid:commentId w16cid:paraId="FC6FE8B3" w16cid:durableId="DABADC86"/>
  <w16cid:commentId w16cid:paraId="570FAC69" w16cid:durableId="09184F24"/>
  <w16cid:commentId w16cid:paraId="A3F1B70B" w16cid:durableId="E52D621C"/>
  <w16cid:commentId w16cid:paraId="ADBE5E33" w16cid:durableId="8C9D7D7D"/>
  <w16cid:commentId w16cid:paraId="D2A7F52D" w16cid:durableId="F6CB2B06"/>
  <w16cid:commentId w16cid:paraId="028AAC5B" w16cid:durableId="80F5DD14"/>
  <w16cid:commentId w16cid:paraId="53339BF3" w16cid:durableId="92C61C98"/>
  <w16cid:commentId w16cid:paraId="F23D3FE2" w16cid:durableId="9E4CF71A"/>
</w16cid:commentsIds>
</file>

<file path=word/fontTable.xml><?xml version="1.0" encoding="utf-8"?>
<w:fonts xmlns:w16du="http://schemas.microsoft.com/office/word/2023/wordml/word16du"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16du="http://schemas.microsoft.com/office/word/2023/wordml/word16du"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16du="http://schemas.microsoft.com/office/word/2023/wordml/word16du"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w16du="http://schemas.microsoft.com/office/word/2023/wordml/word16du"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w16du="http://schemas.microsoft.com/office/word/2023/wordml/word16du"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comments" Target="comments1.xml"/><Relationship Id="rId10" Type="http://schemas.microsoft.com/office/2011/relationships/commentsExtended" Target="commentsExtended1.xml"/><Relationship Id="rId11" Type="http://schemas.microsoft.com/office/2016/09/relationships/commentsIds" Target="commentsIds1.xml"/><Relationship Id="rId12" Type="http://schemas.microsoft.com/office/2018/08/relationships/commentsExtensible" Target="commentsExtensibl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