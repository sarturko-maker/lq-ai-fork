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The Vendor shall use commercially reasonable efforts to make the Services available, but does not warrant uninterrupted or error-free operation. The Vendor may modify or discontinue any feature of the Services at any time in its sole discretion.</w:t>
      </w:r>
    </w:p>
    <w:p>
      <w:pPr>
        <w:pStyle w:val="Heading1"/>
      </w:pPr>
      <w:r>
        <w:t>3. Fees</w:t>
      </w:r>
    </w:p>
    <w:p>
      <w:r>
        <w:t xml:space="preserve">The Customer shall pay all fees set out in the Order Form within thirty (30) days of the invoice date. All fees are </w:t>
      </w:r>
      <w:commentRangeStart w:id="12"/>
      <w:del w:id="23" w:author="LQ.AI Commercial counsel" w:date="2026-06-24T09:50:20Z" w16du:dateUtc="2026-06-24T09:50:20Z">
        <w:r>
          <w:delText>non-refundable.</w:delText>
        </w:r>
      </w:del>
      <w:ins w:id="24" w:author="LQ.AI Commercial counsel" w:date="2026-06-24T09:50:20Z" w16du:dateUtc="2026-06-24T09:50:20Z">
        <w:r>
          <w:t>non-refundable; provided that if this Agreement is terminated by the Customer for the Vendor's material breach or by the Vendor without cause, the Customer shall be entitled to a pro-rata refund of any prepaid fees covering the period after the effective date of termination.</w:t>
        </w:r>
      </w:ins>
      <w:commentRangeEnd w:id="12"/>
      <w:r>
        <w:rPr>
          <w:rStyle w:val="CommentReference"/>
        </w:rPr>
        <w:commentReference w:id="12"/>
      </w:r>
      <w:r>
        <w:t xml:space="preserve"> The Vendor may increase fees </w:t>
      </w:r>
      <w:commentRangeStart w:id="11"/>
      <w:del w:id="21" w:author="LQ.AI Commercial counsel" w:date="2026-06-24T09:50:20Z" w16du:dateUtc="2026-06-24T09:50:20Z">
        <w:r>
          <w:delText>at any time on thirty (30) days</w:delText>
        </w:r>
      </w:del>
      <w:ins w:id="22" w:author="LQ.AI Commercial counsel" w:date="2026-06-24T09:50:20Z" w16du:dateUtc="2026-06-24T09:50:20Z">
        <w:r>
          <w:t>only upon renewal and upon at least sixty (60) days prior written</w:t>
        </w:r>
      </w:ins>
      <w:commentRangeEnd w:id="11"/>
      <w:r>
        <w:rPr>
          <w:rStyle w:val="CommentReference"/>
        </w:rPr>
        <w:commentReference w:id="11"/>
      </w:r>
      <w:r>
        <w:t xml:space="preserve"> notice.</w:t>
      </w:r>
    </w:p>
    <w:p>
      <w:pPr>
        <w:pStyle w:val="Heading1"/>
      </w:pPr>
      <w:r>
        <w:t>4. Term and Renewal</w:t>
      </w:r>
    </w:p>
    <w:p>
      <w:r>
        <w:t xml:space="preserve">This Agreement commences on the Effective Date and continues for an initial term of three (3) years. It shall automatically renew for successive </w:t>
      </w:r>
      <w:commentRangeStart w:id="10"/>
      <w:del w:id="19" w:author="LQ.AI Commercial counsel" w:date="2026-06-24T09:50:20Z" w16du:dateUtc="2026-06-24T09:50:20Z">
        <w:r>
          <w:delText>three (3)</w:delText>
        </w:r>
      </w:del>
      <w:ins w:id="20" w:author="LQ.AI Commercial counsel" w:date="2026-06-24T09:50:20Z" w16du:dateUtc="2026-06-24T09:50:20Z">
        <w:r>
          <w:t>one (1)</w:t>
        </w:r>
      </w:ins>
      <w:commentRangeEnd w:id="10"/>
      <w:r>
        <w:rPr>
          <w:rStyle w:val="CommentReference"/>
        </w:rPr>
        <w:commentReference w:id="10"/>
      </w:r>
      <w:r>
        <w:t xml:space="preserve"> year terms unless the Customer gives at least </w:t>
      </w:r>
      <w:commentRangeStart w:id="9"/>
      <w:del w:id="17" w:author="LQ.AI Commercial counsel" w:date="2026-06-24T09:50:20Z" w16du:dateUtc="2026-06-24T09:50:20Z">
        <w:r>
          <w:delText>ninety (90)</w:delText>
        </w:r>
      </w:del>
      <w:ins w:id="18" w:author="LQ.AI Commercial counsel" w:date="2026-06-24T09:50:20Z" w16du:dateUtc="2026-06-24T09:50:20Z">
        <w:r>
          <w:t>thirty (30)</w:t>
        </w:r>
      </w:ins>
      <w:commentRangeEnd w:id="9"/>
      <w:r>
        <w:rPr>
          <w:rStyle w:val="CommentReference"/>
        </w:rPr>
        <w:commentReference w:id="9"/>
      </w:r>
      <w:r>
        <w:t xml:space="preserve"> days written notice before the end of the then-current term. </w:t>
      </w:r>
      <w:commentRangeStart w:id="8"/>
      <w:del w:id="15" w:author="LQ.AI Commercial counsel" w:date="2026-06-24T09:50:20Z" w16du:dateUtc="2026-06-24T09:50:20Z">
        <w:r>
          <w:delText>The Customer may not terminate for convenience.</w:delText>
        </w:r>
      </w:del>
      <w:ins w:id="16" w:author="LQ.AI Commercial counsel" w:date="2026-06-24T09:50:20Z" w16du:dateUtc="2026-06-24T09:50:20Z">
        <w:r>
          <w:t>Either party may terminate this Agreement for convenience upon ninety (90) days prior written notice to the other party.</w:t>
        </w:r>
      </w:ins>
      <w:commentRangeEnd w:id="8"/>
      <w:r>
        <w:rPr>
          <w:rStyle w:val="CommentReference"/>
        </w:rPr>
        <w:commentReference w:id="8"/>
      </w:r>
    </w:p>
    <w:p>
      <w:pPr>
        <w:pStyle w:val="Heading1"/>
      </w:pPr>
      <w:r>
        <w:t>5. Intellectual Property</w:t>
      </w:r>
    </w:p>
    <w:p>
      <w:r>
        <w:t xml:space="preserve">All intellectual property rights in any deliverables, </w:t>
      </w:r>
      <w:commentRangeStart w:id="7"/>
      <w:del w:id="13" w:author="LQ.AI Commercial counsel" w:date="2026-06-24T09:50:20Z" w16du:dateUtc="2026-06-24T09:50:20Z">
        <w:r>
          <w:delText>configurations, feedback and work product created under this Agreement shall vest exclusively in the Vendor upon creation.</w:delText>
        </w:r>
      </w:del>
      <w:ins w:id="14" w:author="LQ.AI Commercial counsel" w:date="2026-06-24T09:50:20Z" w16du:dateUtc="2026-06-24T09:50:20Z">
        <w:r>
          <w:t>configurations and work product created by the Vendor specifically for the Customer under this Agreement shall vest exclusively in the Customer upon full payment of the fees for such deliverables. The Vendor retains all right, title and interest in its pre-existing technology and the Services platform.</w:t>
        </w:r>
      </w:ins>
      <w:commentRangeEnd w:id="7"/>
      <w:r>
        <w:rPr>
          <w:rStyle w:val="CommentReference"/>
        </w:rPr>
        <w:commentReference w:id="7"/>
      </w:r>
      <w:r>
        <w:t xml:space="preserve"> The Customer </w:t>
      </w:r>
      <w:commentRangeStart w:id="6"/>
      <w:del w:id="11" w:author="LQ.AI Commercial counsel" w:date="2026-06-24T09:50:20Z" w16du:dateUtc="2026-06-24T09:50:20Z">
        <w:r>
          <w:delText>assigns to the Vendor all right, title and interest in any feedback it provides.</w:delText>
        </w:r>
      </w:del>
      <w:ins w:id="12" w:author="LQ.AI Commercial counsel" w:date="2026-06-24T09:50:20Z" w16du:dateUtc="2026-06-24T09:50:20Z">
        <w:r>
          <w:t>grants the Vendor a non-exclusive, perpetual, irrevocable, worldwide, royalty-free licence to use any feedback it provides solely to improve the Services.</w:t>
        </w:r>
      </w:ins>
      <w:commentRangeEnd w:id="6"/>
      <w:r>
        <w:rPr>
          <w:rStyle w:val="CommentReference"/>
        </w:rPr>
        <w:commentReference w:id="6"/>
      </w:r>
    </w:p>
    <w:p>
      <w:pPr>
        <w:pStyle w:val="Heading1"/>
      </w:pPr>
      <w:r>
        <w:t>6. Customer Data</w:t>
      </w:r>
    </w:p>
    <w:p>
      <w:r>
        <w:t xml:space="preserve">The Customer grants the Vendor a </w:t>
      </w:r>
      <w:commentRangeStart w:id="5"/>
      <w:del w:id="9" w:author="LQ.AI Commercial counsel" w:date="2026-06-24T09:50:20Z" w16du:dateUtc="2026-06-24T09:50:20Z">
        <w:r>
          <w:delText>perpetual, irrevocable, worldwide, royalty-free licence to use, reproduce and create derivative works from Customer Data for any purpose, including to improve the Vendor's products and services.</w:delText>
        </w:r>
      </w:del>
      <w:ins w:id="10" w:author="LQ.AI Commercial counsel" w:date="2026-06-24T09:50:20Z" w16du:dateUtc="2026-06-24T09:50:20Z">
        <w:r>
          <w:t>non-exclusive, worldwide, royalty-free licence to use, reproduce and process Customer Data solely as necessary to provide the Services to the Customer and as otherwise authorised by the Customer. This licence terminates upon termination of this Agreement.</w:t>
        </w:r>
      </w:ins>
      <w:commentRangeEnd w:id="5"/>
      <w:r>
        <w:rPr>
          <w:rStyle w:val="CommentReference"/>
        </w:rPr>
        <w:commentReference w:id="5"/>
      </w:r>
    </w:p>
    <w:p>
      <w:pPr>
        <w:pStyle w:val="Heading1"/>
      </w:pPr>
      <w:r>
        <w:t>7. Warranties</w:t>
      </w:r>
    </w:p>
    <w:p>
      <w:r>
        <w:t xml:space="preserve">THE SERVICES ARE PROVIDED "AS </w:t>
      </w:r>
      <w:commentRangeStart w:id="4"/>
      <w:del w:id="7" w:author="LQ.AI Commercial counsel" w:date="2026-06-24T09:50:20Z" w16du:dateUtc="2026-06-24T09:50:20Z">
        <w:r>
          <w:delText>IS" AND THE VENDOR DISCLAIMS ALL WARRANTIES, WHETHER EXPRESS, IMPLIED OR STATUTORY, INCLUDING ANY WARRANTY OF MERCHANTABILITY, FITNESS FOR A PARTICULAR PURPOSE AND NON-INFRINGEMENT.</w:delText>
        </w:r>
      </w:del>
      <w:ins w:id="8" w:author="LQ.AI Commercial counsel" w:date="2026-06-24T09:50:20Z" w16du:dateUtc="2026-06-24T09:50:20Z">
        <w:r>
          <w:t>IS". THE VENDOR WARRANTS THAT THE SERVICES WILL MATERIALLY CONFORM TO THE VENDOR'S DOCUMENTATION DURING THE TERM. TO THE MAXIMUM EXTENT PERMITTED BY LAW, THE VENDOR DISCLAIMS ALL OTHER WARRANTIES, WHETHER EXPRESS, IMPLIED OR STATUTORY, INCLUDING ANY WARRANTY OF MERCHANTABILITY AND FITNESS FOR A PARTICULAR PURPOSE.</w:t>
        </w:r>
      </w:ins>
      <w:commentRangeEnd w:id="4"/>
      <w:r>
        <w:rPr>
          <w:rStyle w:val="CommentReference"/>
        </w:rPr>
        <w:commentReference w:id="4"/>
      </w:r>
    </w:p>
    <w:p>
      <w:pPr>
        <w:pStyle w:val="Heading1"/>
      </w:pPr>
      <w:r>
        <w:t>8. Indemnity</w:t>
      </w:r>
    </w:p>
    <w:p>
      <w:commentRangeStart w:id="3"/>
      <w:del w:id="5" w:author="LQ.AI Commercial counsel" w:date="2026-06-24T09:50:20Z" w16du:dateUtc="2026-06-24T09:50:20Z">
        <w:r>
          <w:delText>The Customer shall indemnify, defend and hold harmless the Vendor and its affiliates against any and all claims, losses, damages, liabilities and expenses arising from or in connection with the Customer's use of the Services or the Customer Data.</w:delText>
        </w:r>
      </w:del>
      <w:ins w:id="6" w:author="LQ.AI Commercial counsel" w:date="2026-06-24T09:50:20Z" w16du:dateUtc="2026-06-24T09:50:20Z">
        <w:r>
          <w:t>Each party shall indemnify, defend and hold harmless the other party and its affiliates against any and all claims, losses, damages, liabilities and expenses to the extent arising from the indemnifying party's breach of this Agreement, infringement of third-party rights by the indemnifying party's materials or data, or violation of law by the indemnifying party. The Vendor shall additionally indemnify, defend and hold harmless the Customer against any claim that the Services infringe a third party's intellectual property rights.</w:t>
        </w:r>
      </w:ins>
      <w:commentRangeEnd w:id="3"/>
      <w:r>
        <w:rPr>
          <w:rStyle w:val="CommentReference"/>
        </w:rPr>
        <w:commentReference w:id="3"/>
      </w:r>
    </w:p>
    <w:p>
      <w:pPr>
        <w:pStyle w:val="Heading1"/>
      </w:pPr>
      <w:r>
        <w:t>9. Limitation of Liability</w:t>
      </w:r>
    </w:p>
    <w:p>
      <w:r>
        <w:t xml:space="preserve">The Vendor's aggregate liability arising out of or in connection with this Agreement shall not exceed the total fees paid by the Customer in the </w:t>
      </w:r>
      <w:commentRangeStart w:id="2"/>
      <w:del w:id="3" w:author="LQ.AI Commercial counsel" w:date="2026-06-24T09:50:20Z" w16du:dateUtc="2026-06-24T09:50:20Z">
        <w:r>
          <w:delText>one (1) month</w:delText>
        </w:r>
      </w:del>
      <w:ins w:id="4" w:author="LQ.AI Commercial counsel" w:date="2026-06-24T09:50:20Z" w16du:dateUtc="2026-06-24T09:50:20Z">
        <w:r>
          <w:t>twelve (12) months</w:t>
        </w:r>
      </w:ins>
      <w:commentRangeEnd w:id="2"/>
      <w:r>
        <w:rPr>
          <w:rStyle w:val="CommentReference"/>
        </w:rPr>
        <w:commentReference w:id="2"/>
      </w:r>
      <w:r>
        <w:t xml:space="preserve"> preceding the </w:t>
      </w:r>
      <w:commentRangeStart w:id="1"/>
      <w:del w:id="1" w:author="LQ.AI Commercial counsel" w:date="2026-06-24T09:50:20Z" w16du:dateUtc="2026-06-24T09:50:20Z">
        <w:r>
          <w:delText>claim.</w:delText>
        </w:r>
      </w:del>
      <w:ins w:id="2" w:author="LQ.AI Commercial counsel" w:date="2026-06-24T09:50:20Z" w16du:dateUtc="2026-06-24T09:50:20Z">
        <w:r>
          <w:t>claim; provided that this limitation shall not apply to (i) the Vendor's breach of confidentiality, (ii) infringement of the Customer's intellectual property rights, (iii) the Vendor's indemnification obligations under Section 8, or (iv) the Vendor's gross negligence or wilful misconduct.</w:t>
        </w:r>
      </w:ins>
      <w:commentRangeEnd w:id="1"/>
      <w:r>
        <w:rPr>
          <w:rStyle w:val="CommentReference"/>
        </w:rPr>
        <w:commentReference w:id="1"/>
      </w:r>
      <w:r>
        <w:t xml:space="preserve"> In no event shall the Vendor be liable for any indirect, incidental, special or consequential damages, or for any loss of profits, revenue or data, even if advised of the possibility of such damages.</w:t>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50:20Z" w:initials="LCC">
    <w:p w14:paraId="14A1134A" w14:textId="77777777" w:rsidR="49F7E29C" w:rsidRDefault="49F7E29C" w:rsidP="49F7E29C">
      <w:pPr>
        <w:pStyle w:val="CommentText"/>
      </w:pPr>
      <w:r>
        <w:rPr>
          <w:rStyle w:val="CommentReference"/>
        </w:rPr>
        <w:annotationRef/>
      </w:r>
      <w:r>
        <w:t>Carve-outs for confidentiality, IP infringement, indemnification, and gross negligence ensure the cap does not shield the Vendor from liability for its most serious breaches.</w:t>
      </w:r>
    </w:p>
  </w:comment>
  <w:comment w:id="2" w:author="LQ.AI Commercial counsel" w:date="2026-06-24T09:50:20Z" w:initials="LCC">
    <w:p w14:paraId="1F4B64EB" w14:textId="77777777" w:rsidR="375F399A" w:rsidRDefault="375F399A" w:rsidP="375F399A">
      <w:pPr>
        <w:pStyle w:val="CommentText"/>
      </w:pPr>
      <w:r>
        <w:rPr>
          <w:rStyle w:val="CommentReference"/>
        </w:rPr>
        <w:annotationRef/>
      </w:r>
      <w:r>
        <w:t>A one-month fee cap is unusually low and would make the Vendor's liability negligible. Twelve months is the standard commercial compromise for SaaS agreements.</w:t>
      </w:r>
    </w:p>
  </w:comment>
  <w:comment w:id="3" w:author="LQ.AI Commercial counsel" w:date="2026-06-24T09:50:20Z" w:initials="LCC">
    <w:p w14:paraId="36B15CBD" w14:textId="77777777" w:rsidR="D51C9BF3" w:rsidRDefault="D51C9BF3" w:rsidP="D51C9BF3">
      <w:pPr>
        <w:pStyle w:val="CommentText"/>
      </w:pPr>
      <w:r>
        <w:rPr>
          <w:rStyle w:val="CommentReference"/>
        </w:rPr>
        <w:annotationRef/>
      </w:r>
      <w:r>
        <w:t>The original indemnity is one-sided and overbroad, requiring the Customer to indemnify the Vendor even for the Vendor's own wrongdoing. Making it mutual and adding Vendor IP indemnity is the balanced outcome. A full rewrite is necessary because the clause structure (one-way trigger, one-way beneficiary) must be rebuilt as mutual.</w:t>
      </w:r>
    </w:p>
  </w:comment>
  <w:comment w:id="4" w:author="LQ.AI Commercial counsel" w:date="2026-06-24T09:50:20Z" w:initials="LCC">
    <w:p w14:paraId="8B0C220A" w14:textId="77777777" w:rsidR="E3A4AE25" w:rsidRDefault="E3A4AE25" w:rsidP="E3A4AE25">
      <w:pPr>
        <w:pStyle w:val="CommentText"/>
      </w:pPr>
      <w:r>
        <w:rPr>
          <w:rStyle w:val="CommentReference"/>
        </w:rPr>
        <w:annotationRef/>
      </w:r>
      <w:r>
        <w:t>A complete 'as is' disclaimer with no performance warranty leaves the Customer with no assurance the Services will work. A material-conformance warranty paired with retention of implied warranty disclaimers is the standard compromise.</w:t>
      </w:r>
    </w:p>
  </w:comment>
  <w:comment w:id="5" w:author="LQ.AI Commercial counsel" w:date="2026-06-24T09:50:20Z" w:initials="LCC">
    <w:p w14:paraId="E13C4B2B" w14:textId="77777777" w:rsidR="85D14A75" w:rsidRDefault="85D14A75" w:rsidP="85D14A75">
      <w:pPr>
        <w:pStyle w:val="CommentText"/>
      </w:pPr>
      <w:r>
        <w:rPr>
          <w:rStyle w:val="CommentReference"/>
        </w:rPr>
        <w:annotationRef/>
      </w:r>
      <w:r>
        <w:t>A perpetual, irrevocable licence to use Customer Data for any purpose is a serious data-rights overreach. The licence should be limited to what is needed to deliver the Services and should terminate with the agreement.</w:t>
      </w:r>
    </w:p>
  </w:comment>
  <w:comment w:id="6" w:author="LQ.AI Commercial counsel" w:date="2026-06-24T09:50:20Z" w:initials="LCC">
    <w:p w14:paraId="91CD7683" w14:textId="77777777" w:rsidR="5CC0DC6D" w:rsidRDefault="5CC0DC6D" w:rsidP="5CC0DC6D">
      <w:pPr>
        <w:pStyle w:val="CommentText"/>
      </w:pPr>
      <w:r>
        <w:rPr>
          <w:rStyle w:val="CommentReference"/>
        </w:rPr>
        <w:annotationRef/>
      </w:r>
      <w:r>
        <w:t>An outright assignment of feedback IP is overreaching. A non-exclusive licence limited to improving the Services preserves the Customer's ownership while giving the Vendor what it legitimately needs.</w:t>
      </w:r>
    </w:p>
  </w:comment>
  <w:comment w:id="7" w:author="LQ.AI Commercial counsel" w:date="2026-06-24T09:50:20Z" w:initials="LCC">
    <w:p w14:paraId="BA2BA180" w14:textId="77777777" w:rsidR="D7C1DDD1" w:rsidRDefault="D7C1DDD1" w:rsidP="D7C1DDD1">
      <w:pPr>
        <w:pStyle w:val="CommentText"/>
      </w:pPr>
      <w:r>
        <w:rPr>
          <w:rStyle w:val="CommentReference"/>
        </w:rPr>
        <w:annotationRef/>
      </w:r>
      <w:r>
        <w:t>The Customer should own deliverables it pays the Vendor to create. The Vendor retains its pre-existing IP. Feedback is addressed in the following sentence.</w:t>
      </w:r>
    </w:p>
  </w:comment>
  <w:comment w:id="8" w:author="LQ.AI Commercial counsel" w:date="2026-06-24T09:50:20Z" w:initials="LCC">
    <w:p w14:paraId="44742B66" w14:textId="77777777" w:rsidR="FA9BD989" w:rsidRDefault="FA9BD989" w:rsidP="FA9BD989">
      <w:pPr>
        <w:pStyle w:val="CommentText"/>
      </w:pPr>
      <w:r>
        <w:rPr>
          <w:rStyle w:val="CommentReference"/>
        </w:rPr>
        <w:annotationRef/>
      </w:r>
      <w:r>
        <w:t>A mutual termination-for-convenience right is balanced. The original clause is a prohibition; changing it to a mutual right requires a full rewrite.</w:t>
      </w:r>
    </w:p>
  </w:comment>
  <w:comment w:id="9" w:author="LQ.AI Commercial counsel" w:date="2026-06-24T09:50:20Z" w:initials="LCC">
    <w:p w14:paraId="2782EC55" w14:textId="77777777" w:rsidR="13130C5D" w:rsidRDefault="13130C5D" w:rsidP="13130C5D">
      <w:pPr>
        <w:pStyle w:val="CommentText"/>
      </w:pPr>
      <w:r>
        <w:rPr>
          <w:rStyle w:val="CommentReference"/>
        </w:rPr>
        <w:annotationRef/>
      </w:r>
      <w:r>
        <w:t>Ninety days is an unusually long non-renewal notice period for a SaaS agreement; thirty days is commercially standard and gives the Customer a reasonable window to decide on renewal.</w:t>
      </w:r>
    </w:p>
  </w:comment>
  <w:comment w:id="10" w:author="LQ.AI Commercial counsel" w:date="2026-06-24T09:50:20Z" w:initials="LCC">
    <w:p w14:paraId="D3C594C2" w14:textId="77777777" w:rsidR="C5FAF693" w:rsidRDefault="C5FAF693" w:rsidP="C5FAF693">
      <w:pPr>
        <w:pStyle w:val="CommentText"/>
      </w:pPr>
      <w:r>
        <w:rPr>
          <w:rStyle w:val="CommentReference"/>
        </w:rPr>
        <w:annotationRef/>
      </w:r>
      <w:r>
        <w:t>Successive three-year auto-renewal terms lock the Customer in for extended periods. One-year renewal terms are standard and give the Customer meaningful periodic review.</w:t>
      </w:r>
    </w:p>
  </w:comment>
  <w:comment w:id="11" w:author="LQ.AI Commercial counsel" w:date="2026-06-24T09:50:20Z" w:initials="LCC">
    <w:p w14:paraId="5B9A1E33" w14:textId="77777777" w:rsidR="289D8244" w:rsidRDefault="289D8244" w:rsidP="289D8244">
      <w:pPr>
        <w:pStyle w:val="CommentText"/>
      </w:pPr>
      <w:r>
        <w:rPr>
          <w:rStyle w:val="CommentReference"/>
        </w:rPr>
        <w:annotationRef/>
      </w:r>
      <w:r>
        <w:t>Unilateral fee increase at any time with only 30 days notice creates unpredictable costs. Limiting increases to renewal with 60 days notice gives the Customer visibility and a decision point.</w:t>
      </w:r>
    </w:p>
  </w:comment>
  <w:comment w:id="12" w:author="LQ.AI Commercial counsel" w:date="2026-06-24T09:50:20Z" w:initials="LCC">
    <w:p w14:paraId="B9C162F1" w14:textId="77777777" w:rsidR="983684EB" w:rsidRDefault="983684EB" w:rsidP="983684EB">
      <w:pPr>
        <w:pStyle w:val="CommentText"/>
      </w:pPr>
      <w:r>
        <w:rPr>
          <w:rStyle w:val="CommentReference"/>
        </w:rPr>
        <w:annotationRef/>
      </w:r>
      <w:r>
        <w:t>Absolute non-refundability coupled with no termination for convenience is oppressive. A pro-rata refund on termination for Vendor breach or Vendor convenience termination aligns risk.</w:t>
      </w:r>
    </w:p>
  </w:comment>
</w:comments>
</file>

<file path=word/commentsExtended1.xml><?xml version="1.0" encoding="utf-8"?>
<w15:commentsEx xmlns:w15="http://schemas.microsoft.com/office/word/2012/wordml">
  <w15:commentEx w15:paraId="14A1134A" w15:done="0"/>
  <w15:commentEx w15:paraId="1F4B64EB" w15:done="0"/>
  <w15:commentEx w15:paraId="36B15CBD" w15:done="0"/>
  <w15:commentEx w15:paraId="8B0C220A" w15:done="0"/>
  <w15:commentEx w15:paraId="E13C4B2B" w15:done="0"/>
  <w15:commentEx w15:paraId="91CD7683" w15:done="0"/>
  <w15:commentEx w15:paraId="BA2BA180" w15:done="0"/>
  <w15:commentEx w15:paraId="44742B66" w15:done="0"/>
  <w15:commentEx w15:paraId="2782EC55" w15:done="0"/>
  <w15:commentEx w15:paraId="D3C594C2" w15:done="0"/>
  <w15:commentEx w15:paraId="5B9A1E33" w15:done="0"/>
  <w15:commentEx w15:paraId="B9C162F1" w15:done="0"/>
</w15:commentsEx>
</file>

<file path=word/commentsExtensible1.xml><?xml version="1.0" encoding="utf-8"?>
<w16cex:commentsExtensible xmlns:w16cex="http://schemas.microsoft.com/office/word/2018/wordml/cex">
  <w16cex:commentExtensible w16cex:durableId="7832F11C" w16cex:dateUtc="2026-06-24T09:50:20Z"/>
  <w16cex:commentExtensible w16cex:durableId="A9051589" w16cex:dateUtc="2026-06-24T09:50:20Z"/>
  <w16cex:commentExtensible w16cex:durableId="8028A2EE" w16cex:dateUtc="2026-06-24T09:50:20Z"/>
  <w16cex:commentExtensible w16cex:durableId="72A017D1" w16cex:dateUtc="2026-06-24T09:50:20Z"/>
  <w16cex:commentExtensible w16cex:durableId="FD1F106B" w16cex:dateUtc="2026-06-24T09:50:20Z"/>
  <w16cex:commentExtensible w16cex:durableId="D2CC3A8A" w16cex:dateUtc="2026-06-24T09:50:20Z"/>
  <w16cex:commentExtensible w16cex:durableId="3719A8BE" w16cex:dateUtc="2026-06-24T09:50:20Z"/>
  <w16cex:commentExtensible w16cex:durableId="7107270D" w16cex:dateUtc="2026-06-24T09:50:20Z"/>
  <w16cex:commentExtensible w16cex:durableId="33734F00" w16cex:dateUtc="2026-06-24T09:50:20Z"/>
  <w16cex:commentExtensible w16cex:durableId="CA87D333" w16cex:dateUtc="2026-06-24T09:50:20Z"/>
  <w16cex:commentExtensible w16cex:durableId="D0946508" w16cex:dateUtc="2026-06-24T09:50:20Z"/>
  <w16cex:commentExtensible w16cex:durableId="01FFBB03" w16cex:dateUtc="2026-06-24T09:50:20Z"/>
</w16cex:commentsExtensible>
</file>

<file path=word/commentsIds1.xml><?xml version="1.0" encoding="utf-8"?>
<w16cid:commentsIds xmlns:w16cid="http://schemas.microsoft.com/office/word/2016/wordml/cid">
  <w16cid:commentId w16cid:paraId="14A1134A" w16cid:durableId="7832F11C"/>
  <w16cid:commentId w16cid:paraId="1F4B64EB" w16cid:durableId="A9051589"/>
  <w16cid:commentId w16cid:paraId="36B15CBD" w16cid:durableId="8028A2EE"/>
  <w16cid:commentId w16cid:paraId="8B0C220A" w16cid:durableId="72A017D1"/>
  <w16cid:commentId w16cid:paraId="E13C4B2B" w16cid:durableId="FD1F106B"/>
  <w16cid:commentId w16cid:paraId="91CD7683" w16cid:durableId="D2CC3A8A"/>
  <w16cid:commentId w16cid:paraId="BA2BA180" w16cid:durableId="3719A8BE"/>
  <w16cid:commentId w16cid:paraId="44742B66" w16cid:durableId="7107270D"/>
  <w16cid:commentId w16cid:paraId="2782EC55" w16cid:durableId="33734F00"/>
  <w16cid:commentId w16cid:paraId="D3C594C2" w16cid:durableId="CA87D333"/>
  <w16cid:commentId w16cid:paraId="5B9A1E33" w16cid:durableId="D0946508"/>
  <w16cid:commentId w16cid:paraId="B9C162F1" w16cid:durableId="01FFBB03"/>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