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LICENCE AND SUPPORT AGREEMENT</w:t>
      </w:r>
    </w:p>
    <w:p>
      <w:r>
        <w:t>This Software Licence and Support Agreement is entered into between DataBridge Systems LLC (the "Licensor") and the customer identified in the Order (the "Licensee").</w:t>
      </w:r>
    </w:p>
    <w:p>
      <w:pPr>
        <w:pStyle w:val="Heading1"/>
      </w:pPr>
      <w:r>
        <w:t>1. Definitions</w:t>
      </w:r>
    </w:p>
    <w:p>
      <w:r>
        <w:t>"Software" means the DataBridge platform licensed under the Order. "Licensor" means DataBridge Systems LLC. "Licensee" means the customer identified in the Order. "Licensee Content" means data the Licensee loads into the Software.</w:t>
      </w:r>
    </w:p>
    <w:p>
      <w:pPr>
        <w:pStyle w:val="Heading1"/>
      </w:pPr>
      <w:r>
        <w:t>2. Licence</w:t>
      </w:r>
    </w:p>
    <w:p>
      <w:r>
        <w:t xml:space="preserve">The Licensor grants the Licensee a non-exclusive, non-transferable licence to use the Software during the term. The Licensor may suspend access at any time </w:t>
      </w:r>
      <w:commentRangeStart w:id="18"/>
      <w:del w:id="33" w:author="LQ.AI Commercial counsel" w:date="2026-06-24T09:16:42Z" w16du:dateUtc="2026-06-24T09:16:42Z">
        <w:r>
          <w:delText>in its sole discretion and without notice</w:delText>
        </w:r>
      </w:del>
      <w:ins w:id="34" w:author="LQ.AI Commercial counsel" w:date="2026-06-24T09:16:42Z" w16du:dateUtc="2026-06-24T09:16:42Z">
        <w:r>
          <w:t>on reasonable grounds. The Licensor shall provide the Licensee with at least 5 business days' prior notice of any suspension, unless the suspension is required to prevent imminent material harm to the Software or its users</w:t>
        </w:r>
      </w:ins>
      <w:commentRangeEnd w:id="18"/>
      <w:r>
        <w:rPr>
          <w:rStyle w:val="CommentReference"/>
        </w:rPr>
        <w:commentReference w:id="18"/>
      </w:r>
      <w:r>
        <w:t>.</w:t>
      </w:r>
    </w:p>
    <w:p>
      <w:pPr>
        <w:pStyle w:val="Heading1"/>
      </w:pPr>
      <w:r>
        <w:t>3. Fees</w:t>
      </w:r>
    </w:p>
    <w:p>
      <w:r>
        <w:t xml:space="preserve">The Licensee shall pay all fees within fifteen (15) days of the invoice date. The Licensor may increase the fees </w:t>
      </w:r>
      <w:commentRangeStart w:id="17"/>
      <w:del w:id="31" w:author="LQ.AI Commercial counsel" w:date="2026-06-24T09:16:42Z" w16du:dateUtc="2026-06-24T09:16:42Z">
        <w:r>
          <w:delText>at any time on written notice</w:delText>
        </w:r>
      </w:del>
      <w:ins w:id="32" w:author="LQ.AI Commercial counsel" w:date="2026-06-24T09:16:42Z" w16du:dateUtc="2026-06-24T09:16:42Z">
        <w:r>
          <w:t>on 90 days' written notice. If the Licensee does not accept the increase, the Licensee may terminate this Agreement without penalty by notice within 30 days of written notice of the increase</w:t>
        </w:r>
      </w:ins>
      <w:commentRangeEnd w:id="17"/>
      <w:r>
        <w:rPr>
          <w:rStyle w:val="CommentReference"/>
        </w:rPr>
        <w:commentReference w:id="17"/>
      </w:r>
      <w:r>
        <w:t xml:space="preserve">. All fees are non-refundable </w:t>
      </w:r>
      <w:commentRangeStart w:id="16"/>
      <w:del w:id="29" w:author="LQ.AI Commercial counsel" w:date="2026-06-24T09:16:42Z" w16du:dateUtc="2026-06-24T09:16:42Z">
        <w:r>
          <w:delText>under all circumstances.</w:delText>
        </w:r>
      </w:del>
      <w:ins w:id="30" w:author="LQ.AI Commercial counsel" w:date="2026-06-24T09:16:42Z" w16du:dateUtc="2026-06-24T09:16:42Z">
        <w:r>
          <w:t>except where prepaid for a period after the effective date of termination by the Licensor without cause or by the Licensee under clause 3.</w:t>
        </w:r>
      </w:ins>
      <w:commentRangeEnd w:id="16"/>
      <w:r>
        <w:rPr>
          <w:rStyle w:val="CommentReference"/>
        </w:rPr>
        <w:commentReference w:id="16"/>
      </w:r>
    </w:p>
    <w:p>
      <w:pPr>
        <w:pStyle w:val="Heading1"/>
      </w:pPr>
      <w:r>
        <w:t>4. Intellectual Property</w:t>
      </w:r>
    </w:p>
    <w:p>
      <w:r>
        <w:t xml:space="preserve">All intellectual property rights in any </w:t>
      </w:r>
      <w:commentRangeStart w:id="15"/>
      <w:del w:id="28" w:author="LQ.AI Commercial counsel" w:date="2026-06-24T09:16:42Z" w16du:dateUtc="2026-06-24T09:16:42Z">
        <w:r>
          <w:delText xml:space="preserve">configurations, integrations and </w:delText>
        </w:r>
      </w:del>
      <w:commentRangeEnd w:id="15"/>
      <w:r>
        <w:rPr>
          <w:rStyle w:val="CommentReference"/>
        </w:rPr>
        <w:commentReference w:id="15"/>
      </w:r>
      <w:r>
        <w:t>feedback created in connection with the Software shall vest exclusively in the Licensor upon creation.</w:t>
      </w:r>
      <w:commentRangeStart w:id="14"/>
      <w:ins w:id="27" w:author="LQ.AI Commercial counsel" w:date="2026-06-24T09:16:42Z" w16du:dateUtc="2026-06-24T09:16:42Z">
        <w:r>
          <w:t xml:space="preserve"> Configurations and integrations created by the Licensee in connection with the Software are the Licensee's intellectual property, and the Licensee grants the Licensor a non-exclusive, royalty-free licence to use them solely to provide the Software to the Licensee.</w:t>
        </w:r>
      </w:ins>
      <w:commentRangeEnd w:id="14"/>
      <w:r>
        <w:rPr>
          <w:rStyle w:val="CommentReference"/>
        </w:rPr>
        <w:commentReference w:id="14"/>
      </w:r>
    </w:p>
    <w:p>
      <w:pPr>
        <w:pStyle w:val="Heading1"/>
      </w:pPr>
      <w:r>
        <w:t>5. Licensee Content</w:t>
      </w:r>
    </w:p>
    <w:p>
      <w:r>
        <w:t xml:space="preserve">The Licensee grants the Licensor a </w:t>
      </w:r>
      <w:commentRangeStart w:id="13"/>
      <w:del w:id="25" w:author="LQ.AI Commercial counsel" w:date="2026-06-24T09:16:42Z" w16du:dateUtc="2026-06-24T09:16:42Z">
        <w:r>
          <w:delText>perpetual, irrevocable, worldwide, royalty-free licence to use, reproduce and create derivative works from Licensee Content for any purpose, including to train the Licensor's models and improve its products.</w:delText>
        </w:r>
      </w:del>
      <w:ins w:id="26" w:author="LQ.AI Commercial counsel" w:date="2026-06-24T09:16:42Z" w16du:dateUtc="2026-06-24T09:16:42Z">
        <w:r>
          <w:t>non-exclusive, worldwide, royalty-free licence to use, reproduce and create derivative works from Licensee Content solely to provide the Software to the Licensee and for no other purpose.</w:t>
        </w:r>
      </w:ins>
      <w:commentRangeEnd w:id="13"/>
      <w:r>
        <w:rPr>
          <w:rStyle w:val="CommentReference"/>
        </w:rPr>
        <w:commentReference w:id="13"/>
      </w:r>
    </w:p>
    <w:p>
      <w:pPr>
        <w:pStyle w:val="Heading1"/>
      </w:pPr>
      <w:r>
        <w:t>6. Warranties</w:t>
      </w:r>
    </w:p>
    <w:p>
      <w:r>
        <w:t xml:space="preserve">THE SOFTWARE IS PROVIDED "AS IS" AND THE LICENSOR DISCLAIMS ALL WARRANTIES, WHETHER EXPRESS, IMPLIED OR STATUTORY, INCLUDING MERCHANTABILITY, FITNESS FOR A PARTICULAR PURPOSE AND </w:t>
      </w:r>
      <w:commentRangeStart w:id="12"/>
      <w:del w:id="23" w:author="LQ.AI Commercial counsel" w:date="2026-06-24T09:16:42Z" w16du:dateUtc="2026-06-24T09:16:42Z">
        <w:r>
          <w:delText>NON-INFRINGEMENT.</w:delText>
        </w:r>
      </w:del>
      <w:ins w:id="24" w:author="LQ.AI Commercial counsel" w:date="2026-06-24T09:16:42Z" w16du:dateUtc="2026-06-24T09:16:42Z">
        <w:r>
          <w:t>NON-INFRINGEMENT, EXCEPT THAT THE LICENSOR WARRANTS THAT (A) THE SOFTWARE WILL CONFORM IN ALL MATERIAL RESPECTS TO ITS DOCUMENTATION, AND (B) THE SOFTWARE DOES NOT INFRINGE ANY THIRD PARTY INTELLECTUAL PROPERTY RIGHTS.</w:t>
        </w:r>
      </w:ins>
      <w:commentRangeEnd w:id="12"/>
      <w:r>
        <w:rPr>
          <w:rStyle w:val="CommentReference"/>
        </w:rPr>
        <w:commentReference w:id="12"/>
      </w:r>
    </w:p>
    <w:p>
      <w:pPr>
        <w:pStyle w:val="Heading1"/>
      </w:pPr>
      <w:r>
        <w:t>7. Indemnity</w:t>
      </w:r>
    </w:p>
    <w:p>
      <w:commentRangeStart w:id="11"/>
      <w:del w:id="21" w:author="LQ.AI Commercial counsel" w:date="2026-06-24T09:16:42Z" w16du:dateUtc="2026-06-24T09:16:42Z">
        <w:r>
          <w:delText>The Licensee</w:delText>
        </w:r>
      </w:del>
      <w:ins w:id="22" w:author="LQ.AI Commercial counsel" w:date="2026-06-24T09:16:42Z" w16du:dateUtc="2026-06-24T09:16:42Z">
        <w:r>
          <w:t>Each party</w:t>
        </w:r>
      </w:ins>
      <w:commentRangeEnd w:id="11"/>
      <w:r>
        <w:rPr>
          <w:rStyle w:val="CommentReference"/>
        </w:rPr>
        <w:commentReference w:id="11"/>
      </w:r>
      <w:r>
        <w:t xml:space="preserve"> shall indemnify, defend and hold harmless the </w:t>
      </w:r>
      <w:commentRangeStart w:id="10"/>
      <w:del w:id="19" w:author="LQ.AI Commercial counsel" w:date="2026-06-24T09:16:42Z" w16du:dateUtc="2026-06-24T09:16:42Z">
        <w:r>
          <w:delText>Licensor</w:delText>
        </w:r>
      </w:del>
      <w:ins w:id="20" w:author="LQ.AI Commercial counsel" w:date="2026-06-24T09:16:42Z" w16du:dateUtc="2026-06-24T09:16:42Z">
        <w:r>
          <w:t>other party</w:t>
        </w:r>
      </w:ins>
      <w:commentRangeEnd w:id="10"/>
      <w:r>
        <w:rPr>
          <w:rStyle w:val="CommentReference"/>
        </w:rPr>
        <w:commentReference w:id="10"/>
      </w:r>
      <w:r>
        <w:t xml:space="preserve"> and its officers against any and all claims, losses, damages and expenses arising from or in connection with </w:t>
      </w:r>
      <w:commentRangeStart w:id="9"/>
      <w:del w:id="17" w:author="LQ.AI Commercial counsel" w:date="2026-06-24T09:16:42Z" w16du:dateUtc="2026-06-24T09:16:42Z">
        <w:r>
          <w:delText>the Licensee's use of the Software or the Licensee Content.</w:delText>
        </w:r>
      </w:del>
      <w:ins w:id="18" w:author="LQ.AI Commercial counsel" w:date="2026-06-24T09:16:42Z" w16du:dateUtc="2026-06-24T09:16:42Z">
        <w:r>
          <w:t>that party's breach of this Agreement. Additionally, the Licensor shall indemnify, defend and hold harmless the Licensee against any claim that the Software infringes a third party's intellectual property rights.</w:t>
        </w:r>
      </w:ins>
      <w:commentRangeEnd w:id="9"/>
      <w:r>
        <w:rPr>
          <w:rStyle w:val="CommentReference"/>
        </w:rPr>
        <w:commentReference w:id="9"/>
      </w:r>
    </w:p>
    <w:p>
      <w:pPr>
        <w:pStyle w:val="Heading1"/>
      </w:pPr>
      <w:r>
        <w:t>8. Limitation of Liability</w:t>
      </w:r>
    </w:p>
    <w:p>
      <w:r>
        <w:t xml:space="preserve">The Licensor's total liability arising out of or in connection with this Agreement shall not exceed the fees paid by the Licensee in the three (3) months preceding the </w:t>
      </w:r>
      <w:commentRangeStart w:id="8"/>
      <w:del w:id="15" w:author="LQ.AI Commercial counsel" w:date="2026-06-24T09:16:42Z" w16du:dateUtc="2026-06-24T09:16:42Z">
        <w:r>
          <w:delText>claim.</w:delText>
        </w:r>
      </w:del>
      <w:ins w:id="16" w:author="LQ.AI Commercial counsel" w:date="2026-06-24T09:16:42Z" w16du:dateUtc="2026-06-24T09:16:42Z">
        <w:r>
          <w:t>claim, provided that this cap shall not apply to (i) the Licensor's indemnification obligations under clause 7, (ii) breaches of confidentiality obligations, (iii) breaches of the Licence or intellectual property rights, or (iv) any breach causing loss of or unauthorised access to Licensee Content.</w:t>
        </w:r>
      </w:ins>
      <w:commentRangeEnd w:id="8"/>
      <w:r>
        <w:rPr>
          <w:rStyle w:val="CommentReference"/>
        </w:rPr>
        <w:commentReference w:id="8"/>
      </w:r>
      <w:r>
        <w:t xml:space="preserve"> In no event shall </w:t>
      </w:r>
      <w:commentRangeStart w:id="7"/>
      <w:del w:id="13" w:author="LQ.AI Commercial counsel" w:date="2026-06-24T09:16:42Z" w16du:dateUtc="2026-06-24T09:16:42Z">
        <w:r>
          <w:delText>the Licensor be liable for any indirect, incidental or consequential damages, or any loss of profits, revenue or data.</w:delText>
        </w:r>
      </w:del>
      <w:ins w:id="14" w:author="LQ.AI Commercial counsel" w:date="2026-06-24T09:16:42Z" w16du:dateUtc="2026-06-24T09:16:42Z">
        <w:r>
          <w:t>either party be liable for any indirect, incidental or consequential damages, or any loss of profits, revenue or data, except that this exclusion shall not apply to (i) breaches of confidentiality or intellectual property rights, (ii) the Licensor's indemnification obligations under clause 7, or (iii) any breach causing loss of or unauthorised access to Licensee Content.</w:t>
        </w:r>
      </w:ins>
      <w:commentRangeEnd w:id="7"/>
      <w:r>
        <w:rPr>
          <w:rStyle w:val="CommentReference"/>
        </w:rPr>
        <w:commentReference w:id="7"/>
      </w:r>
    </w:p>
    <w:p>
      <w:pPr>
        <w:pStyle w:val="Heading1"/>
      </w:pPr>
      <w:r>
        <w:t>9. Term and Termination</w:t>
      </w:r>
    </w:p>
    <w:p>
      <w:r>
        <w:t xml:space="preserve">This Agreement renews automatically for successive one (1) year </w:t>
      </w:r>
      <w:commentRangeStart w:id="6"/>
      <w:del w:id="11" w:author="LQ.AI Commercial counsel" w:date="2026-06-24T09:16:42Z" w16du:dateUtc="2026-06-24T09:16:42Z">
        <w:r>
          <w:delText>terms.</w:delText>
        </w:r>
      </w:del>
      <w:ins w:id="12" w:author="LQ.AI Commercial counsel" w:date="2026-06-24T09:16:42Z" w16du:dateUtc="2026-06-24T09:16:42Z">
        <w:r>
          <w:t>terms unless either party gives written notice of non-renewal at least 60 days before the end of the then-current term.</w:t>
        </w:r>
      </w:ins>
      <w:commentRangeEnd w:id="6"/>
      <w:r>
        <w:rPr>
          <w:rStyle w:val="CommentReference"/>
        </w:rPr>
        <w:commentReference w:id="6"/>
      </w:r>
      <w:r>
        <w:t xml:space="preserve"> </w:t>
      </w:r>
      <w:commentRangeStart w:id="5"/>
      <w:del w:id="9" w:author="LQ.AI Commercial counsel" w:date="2026-06-24T09:16:42Z" w16du:dateUtc="2026-06-24T09:16:42Z">
        <w:r>
          <w:delText>The Licensee may not</w:delText>
        </w:r>
      </w:del>
      <w:ins w:id="10" w:author="LQ.AI Commercial counsel" w:date="2026-06-24T09:16:42Z" w16du:dateUtc="2026-06-24T09:16:42Z">
        <w:r>
          <w:t>Either party may</w:t>
        </w:r>
      </w:ins>
      <w:commentRangeEnd w:id="5"/>
      <w:r>
        <w:rPr>
          <w:rStyle w:val="CommentReference"/>
        </w:rPr>
        <w:commentReference w:id="5"/>
      </w:r>
      <w:r>
        <w:t xml:space="preserve"> terminate for </w:t>
      </w:r>
      <w:commentRangeStart w:id="4"/>
      <w:del w:id="7" w:author="LQ.AI Commercial counsel" w:date="2026-06-24T09:16:42Z" w16du:dateUtc="2026-06-24T09:16:42Z">
        <w:r>
          <w:delText>convenience.</w:delText>
        </w:r>
      </w:del>
      <w:ins w:id="8" w:author="LQ.AI Commercial counsel" w:date="2026-06-24T09:16:42Z" w16du:dateUtc="2026-06-24T09:16:42Z">
        <w:r>
          <w:t>convenience on 60 days' written notice.</w:t>
        </w:r>
      </w:ins>
      <w:commentRangeEnd w:id="4"/>
      <w:r>
        <w:rPr>
          <w:rStyle w:val="CommentReference"/>
        </w:rPr>
        <w:commentReference w:id="4"/>
      </w:r>
      <w:r>
        <w:t xml:space="preserve"> </w:t>
      </w:r>
      <w:commentRangeStart w:id="3"/>
      <w:del w:id="5" w:author="LQ.AI Commercial counsel" w:date="2026-06-24T09:16:42Z" w16du:dateUtc="2026-06-24T09:16:42Z">
        <w:r>
          <w:delText>The Licensor</w:delText>
        </w:r>
      </w:del>
      <w:ins w:id="6" w:author="LQ.AI Commercial counsel" w:date="2026-06-24T09:16:42Z" w16du:dateUtc="2026-06-24T09:16:42Z">
        <w:r>
          <w:t>Either party</w:t>
        </w:r>
      </w:ins>
      <w:commentRangeEnd w:id="3"/>
      <w:r>
        <w:rPr>
          <w:rStyle w:val="CommentReference"/>
        </w:rPr>
        <w:commentReference w:id="3"/>
      </w:r>
      <w:r>
        <w:t xml:space="preserve"> may terminate </w:t>
      </w:r>
      <w:commentRangeStart w:id="2"/>
      <w:del w:id="3" w:author="LQ.AI Commercial counsel" w:date="2026-06-24T09:16:42Z" w16du:dateUtc="2026-06-24T09:16:42Z">
        <w:r>
          <w:delText>at any time</w:delText>
        </w:r>
      </w:del>
      <w:ins w:id="4" w:author="LQ.AI Commercial counsel" w:date="2026-06-24T09:16:42Z" w16du:dateUtc="2026-06-24T09:16:42Z">
        <w:r>
          <w:t>this Agreement</w:t>
        </w:r>
      </w:ins>
      <w:commentRangeEnd w:id="2"/>
      <w:r>
        <w:rPr>
          <w:rStyle w:val="CommentReference"/>
        </w:rPr>
        <w:commentReference w:id="2"/>
      </w:r>
      <w:r>
        <w:t xml:space="preserve"> on </w:t>
      </w:r>
      <w:commentRangeStart w:id="1"/>
      <w:del w:id="1" w:author="LQ.AI Commercial counsel" w:date="2026-06-24T09:16:42Z" w16du:dateUtc="2026-06-24T09:16:42Z">
        <w:r>
          <w:delText>thirty (30) days notice.</w:delText>
        </w:r>
      </w:del>
      <w:ins w:id="2" w:author="LQ.AI Commercial counsel" w:date="2026-06-24T09:16:42Z" w16du:dateUtc="2026-06-24T09:16:42Z">
        <w:r>
          <w:t>30 days' written notice if the other party commits a material breach that remains unremedied for 30 days following written notice of the breach.</w:t>
        </w:r>
      </w:ins>
      <w:commentRangeEnd w:id="1"/>
      <w:r>
        <w:rPr>
          <w:rStyle w:val="CommentReference"/>
        </w:rPr>
        <w:commentReference w:id="1"/>
      </w:r>
    </w:p>
    <w:p>
      <w:pPr>
        <w:pStyle w:val="Heading1"/>
      </w:pPr>
      <w:r>
        <w:t>10. Governing Law</w:t>
      </w:r>
    </w:p>
    <w:p>
      <w:r>
        <w:t>This Agreement is governed by the laws of the State of New York, and the parties submit to the exclusive jurisdiction of the courts of New York.</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16:42Z" w:initials="LCC">
    <w:p w14:paraId="E7C811C0" w14:textId="77777777" w:rsidR="62095BA9" w:rsidRDefault="62095BA9" w:rsidP="62095BA9">
      <w:pPr>
        <w:pStyle w:val="CommentText"/>
      </w:pPr>
      <w:r>
        <w:rPr>
          <w:rStyle w:val="CommentReference"/>
        </w:rPr>
        <w:annotationRef/>
      </w:r>
      <w:r>
        <w:t>Adds mutual for-cause termination conditions with notice, material breach requirement and cure period, replacing the Licensor's unilateral at-will termination right entirely.</w:t>
      </w:r>
    </w:p>
  </w:comment>
  <w:comment w:id="2" w:author="LQ.AI Commercial counsel" w:date="2026-06-24T09:16:42Z" w:initials="LCC">
    <w:p w14:paraId="9DB77ABA" w14:textId="77777777" w:rsidR="355FB39D" w:rsidRDefault="355FB39D" w:rsidP="355FB39D">
      <w:pPr>
        <w:pStyle w:val="CommentText"/>
      </w:pPr>
      <w:r>
        <w:rPr>
          <w:rStyle w:val="CommentReference"/>
        </w:rPr>
        <w:annotationRef/>
      </w:r>
      <w:r>
        <w:t>Removes the Licensor's unilateral 'at any time' language and introduces a mutual for-cause structure requiring material breach and cure opportunity.</w:t>
      </w:r>
    </w:p>
  </w:comment>
  <w:comment w:id="3" w:author="LQ.AI Commercial counsel" w:date="2026-06-24T09:16:42Z" w:initials="LCC">
    <w:p w14:paraId="695EF996" w14:textId="77777777" w:rsidR="569FDFE3" w:rsidRDefault="569FDFE3" w:rsidP="569FDFE3">
      <w:pPr>
        <w:pStyle w:val="CommentText"/>
      </w:pPr>
      <w:r>
        <w:rPr>
          <w:rStyle w:val="CommentReference"/>
        </w:rPr>
        <w:annotationRef/>
      </w:r>
      <w:r>
        <w:t>Changes the Licensor's unilateral at-will termination right into a mutual right available to either party, creating balanced termination provisions.</w:t>
      </w:r>
    </w:p>
  </w:comment>
  <w:comment w:id="4" w:author="LQ.AI Commercial counsel" w:date="2026-06-24T09:16:42Z" w:initials="LCC">
    <w:p w14:paraId="294C924C" w14:textId="77777777" w:rsidR="0E30825D" w:rsidRDefault="0E30825D" w:rsidP="0E30825D">
      <w:pPr>
        <w:pStyle w:val="CommentText"/>
      </w:pPr>
      <w:r>
        <w:rPr>
          <w:rStyle w:val="CommentReference"/>
        </w:rPr>
        <w:annotationRef/>
      </w:r>
      <w:r>
        <w:t>Adds a reasonable 60-day notice period to the mutual termination for convenience right so the other party has adequate time to transition services off the platform.</w:t>
      </w:r>
    </w:p>
  </w:comment>
  <w:comment w:id="5" w:author="LQ.AI Commercial counsel" w:date="2026-06-24T09:16:42Z" w:initials="LCC">
    <w:p w14:paraId="503062AB" w14:textId="77777777" w:rsidR="D1A462F0" w:rsidRDefault="D1A462F0" w:rsidP="D1A462F0">
      <w:pPr>
        <w:pStyle w:val="CommentText"/>
      </w:pPr>
      <w:r>
        <w:rPr>
          <w:rStyle w:val="CommentReference"/>
        </w:rPr>
        <w:annotationRef/>
      </w:r>
      <w:r>
        <w:t>Turns a one-sided restriction against the Licensee terminating into a mutual right for either party, which is standard balanced termination practice in commercial agreements.</w:t>
      </w:r>
    </w:p>
  </w:comment>
  <w:comment w:id="6" w:author="LQ.AI Commercial counsel" w:date="2026-06-24T09:16:42Z" w:initials="LCC">
    <w:p w14:paraId="1FEC1AE2" w14:textId="77777777" w:rsidR="7EE357AA" w:rsidRDefault="7EE357AA" w:rsidP="7EE357AA">
      <w:pPr>
        <w:pStyle w:val="CommentText"/>
      </w:pPr>
      <w:r>
        <w:rPr>
          <w:rStyle w:val="CommentReference"/>
        </w:rPr>
        <w:annotationRef/>
      </w:r>
      <w:r>
        <w:t>Gives the Licensee an express contractual right to decline automatic renewal by providing notice before the end of a term, which is standard commercial practice and prevents inadvertent lock-in to successive terms.</w:t>
      </w:r>
    </w:p>
  </w:comment>
  <w:comment w:id="7" w:author="LQ.AI Commercial counsel" w:date="2026-06-24T09:16:42Z" w:initials="LCC">
    <w:p w14:paraId="4BC5A2A9" w14:textId="77777777" w:rsidR="9AC9C835" w:rsidRDefault="9AC9C835" w:rsidP="9AC9C835">
      <w:pPr>
        <w:pStyle w:val="CommentText"/>
      </w:pPr>
      <w:r>
        <w:rPr>
          <w:rStyle w:val="CommentReference"/>
        </w:rPr>
        <w:annotationRef/>
      </w:r>
      <w:r>
        <w:t>Mutualises the consequential exclusion fairly but carves out the same high-risk heads — confidentiality, IP, indemnity and data — so the Licensee can recover for its most material exposures to loss.</w:t>
      </w:r>
    </w:p>
  </w:comment>
  <w:comment w:id="8" w:author="LQ.AI Commercial counsel" w:date="2026-06-24T09:16:42Z" w:initials="LCC">
    <w:p w14:paraId="9E0022D6" w14:textId="77777777" w:rsidR="9F6D5650" w:rsidRDefault="9F6D5650" w:rsidP="9F6D5650">
      <w:pPr>
        <w:pStyle w:val="CommentText"/>
      </w:pPr>
      <w:r>
        <w:rPr>
          <w:rStyle w:val="CommentReference"/>
        </w:rPr>
        <w:annotationRef/>
      </w:r>
      <w:r>
        <w:t>Carves out indemnity, confidentiality, IP and data breach from the three-month fee cap; these are high-risk heads of loss where a low cap would leave the Licensee exposed without adequate remedy.</w:t>
      </w:r>
    </w:p>
  </w:comment>
  <w:comment w:id="9" w:author="LQ.AI Commercial counsel" w:date="2026-06-24T09:16:42Z" w:initials="LCC">
    <w:p w14:paraId="C4E90197" w14:textId="77777777" w:rsidR="8D71B401" w:rsidRDefault="8D71B401" w:rsidP="8D71B401">
      <w:pPr>
        <w:pStyle w:val="CommentText"/>
      </w:pPr>
      <w:r>
        <w:rPr>
          <w:rStyle w:val="CommentReference"/>
        </w:rPr>
        <w:annotationRef/>
      </w:r>
      <w:r>
        <w:t>Narrows the indemnity trigger from open-ended 'use of Software' to breach of the agreement, and adds a reciprocal Licensor IP infringement indemnity which is critical protection for any software licensee.</w:t>
      </w:r>
    </w:p>
  </w:comment>
  <w:comment w:id="10" w:author="LQ.AI Commercial counsel" w:date="2026-06-24T09:16:42Z" w:initials="LCC">
    <w:p w14:paraId="1C8CD105" w14:textId="77777777" w:rsidR="5F268260" w:rsidRDefault="5F268260" w:rsidP="5F268260">
      <w:pPr>
        <w:pStyle w:val="CommentText"/>
      </w:pPr>
      <w:r>
        <w:rPr>
          <w:rStyle w:val="CommentReference"/>
        </w:rPr>
        <w:annotationRef/>
      </w:r>
      <w:r>
        <w:t>Conforms the identity of the protected party to the mutualised indemnity structure so each party protects the other rather than only the Licensor receiving indemnification protection.</w:t>
      </w:r>
    </w:p>
  </w:comment>
  <w:comment w:id="11" w:author="LQ.AI Commercial counsel" w:date="2026-06-24T09:16:42Z" w:initials="LCC">
    <w:p w14:paraId="0737C5D1" w14:textId="77777777" w:rsidR="0A6D6FED" w:rsidRDefault="0A6D6FED" w:rsidP="0A6D6FED">
      <w:pPr>
        <w:pStyle w:val="CommentText"/>
      </w:pPr>
      <w:r>
        <w:rPr>
          <w:rStyle w:val="CommentReference"/>
        </w:rPr>
        <w:annotationRef/>
      </w:r>
      <w:r>
        <w:t>Mutualises the indemnity obligation so that both the Licensor and the Licensee bear responsibility for their own respective breaches, rather than placing the entire burden on the Licensee alone.</w:t>
      </w:r>
    </w:p>
  </w:comment>
  <w:comment w:id="12" w:author="LQ.AI Commercial counsel" w:date="2026-06-24T09:16:42Z" w:initials="LCC">
    <w:p w14:paraId="0A6C0759" w14:textId="77777777" w:rsidR="4024B856" w:rsidRDefault="4024B856" w:rsidP="4024B856">
      <w:pPr>
        <w:pStyle w:val="CommentText"/>
      </w:pPr>
      <w:r>
        <w:rPr>
          <w:rStyle w:val="CommentReference"/>
        </w:rPr>
        <w:annotationRef/>
      </w:r>
      <w:r>
        <w:t>Adds minimum warranties for conformity to documentation and non-infringement of third party IP rights, which are standard in commercial software licences and protect the Licensee's basic expectations when purchasing and running licensed software.</w:t>
      </w:r>
    </w:p>
  </w:comment>
  <w:comment w:id="13" w:author="LQ.AI Commercial counsel" w:date="2026-06-24T09:16:42Z" w:initials="LCC">
    <w:p w14:paraId="27388802" w14:textId="77777777" w:rsidR="0A1C253F" w:rsidRDefault="0A1C253F" w:rsidP="0A1C253F">
      <w:pPr>
        <w:pStyle w:val="CommentText"/>
      </w:pPr>
      <w:r>
        <w:rPr>
          <w:rStyle w:val="CommentReference"/>
        </w:rPr>
        <w:annotationRef/>
      </w:r>
      <w:r>
        <w:t>Narrows the Licensee Content licence from perpetual, irrevocable, any-purpose (including model training) to non-exclusive and service-delivery-only, protecting the Licensee's data sovereignty.</w:t>
      </w:r>
    </w:p>
  </w:comment>
  <w:comment w:id="14" w:author="LQ.AI Commercial counsel" w:date="2026-06-24T09:16:42Z" w:initials="LCC">
    <w:p w14:paraId="AD00D362" w14:textId="77777777" w:rsidR="0EF46E54" w:rsidRDefault="0EF46E54" w:rsidP="0EF46E54">
      <w:pPr>
        <w:pStyle w:val="CommentText"/>
      </w:pPr>
      <w:r>
        <w:rPr>
          <w:rStyle w:val="CommentReference"/>
        </w:rPr>
        <w:annotationRef/>
      </w:r>
      <w:r>
        <w:t>Confirms the Licensee owns its configurations and integrations and grants the Licensor only the minimal licence needed to provide the Software to the Licensee, preventing reuse for other customers.</w:t>
      </w:r>
    </w:p>
  </w:comment>
  <w:comment w:id="15" w:author="LQ.AI Commercial counsel" w:date="2026-06-24T09:16:42Z" w:initials="LCC">
    <w:p w14:paraId="51EBFCD2" w14:textId="77777777" w:rsidR="97305187" w:rsidRDefault="97305187" w:rsidP="97305187">
      <w:pPr>
        <w:pStyle w:val="CommentText"/>
      </w:pPr>
      <w:r>
        <w:rPr>
          <w:rStyle w:val="CommentReference"/>
        </w:rPr>
        <w:annotationRef/>
      </w:r>
      <w:r>
        <w:t>Removes configurations and integrations from automatic vesting because the Licensee creates its own configurations and integrations to use the Software; those should belong to the Licensee as its own work product.</w:t>
      </w:r>
    </w:p>
  </w:comment>
  <w:comment w:id="16" w:author="LQ.AI Commercial counsel" w:date="2026-06-24T09:16:42Z" w:initials="LCC">
    <w:p w14:paraId="747AC49E" w14:textId="77777777" w:rsidR="DA8ECBD8" w:rsidRDefault="DA8ECBD8" w:rsidP="DA8ECBD8">
      <w:pPr>
        <w:pStyle w:val="CommentText"/>
      </w:pPr>
      <w:r>
        <w:rPr>
          <w:rStyle w:val="CommentReference"/>
        </w:rPr>
        <w:annotationRef/>
      </w:r>
      <w:r>
        <w:t>Carves out refund of prepaid fees where the Licensor terminates without cause or the Licensee validly terminates due to a fee increase against the Licensor's own policy.</w:t>
      </w:r>
    </w:p>
  </w:comment>
  <w:comment w:id="17" w:author="LQ.AI Commercial counsel" w:date="2026-06-24T09:16:42Z" w:initials="LCC">
    <w:p w14:paraId="6D0CEB89" w14:textId="77777777" w:rsidR="60F87582" w:rsidRDefault="60F87582" w:rsidP="60F87582">
      <w:pPr>
        <w:pStyle w:val="CommentText"/>
      </w:pPr>
      <w:r>
        <w:rPr>
          <w:rStyle w:val="CommentReference"/>
        </w:rPr>
        <w:annotationRef/>
      </w:r>
      <w:r>
        <w:t>Adds a 90-day notice period for fee increases and gives the Licensee a termination right to reject the increase without penalty, standard balanced commercial practice.</w:t>
      </w:r>
    </w:p>
  </w:comment>
  <w:comment w:id="18" w:author="LQ.AI Commercial counsel" w:date="2026-06-24T09:16:42Z" w:initials="LCC">
    <w:p w14:paraId="83256920" w14:textId="77777777" w:rsidR="9BF03E3C" w:rsidRDefault="9BF03E3C" w:rsidP="9BF03E3C">
      <w:pPr>
        <w:pStyle w:val="CommentText"/>
      </w:pPr>
      <w:r>
        <w:rPr>
          <w:rStyle w:val="CommentReference"/>
        </w:rPr>
        <w:annotationRef/>
      </w:r>
      <w:r>
        <w:t>Replaces unilateral suspension right with a reasonableness standard and 5-day notice requirement, as standard for enterprise software licences where the licensee has production data in the system.</w:t>
      </w:r>
    </w:p>
  </w:comment>
</w:comments>
</file>

<file path=word/commentsExtended1.xml><?xml version="1.0" encoding="utf-8"?>
<w15:commentsEx xmlns:w15="http://schemas.microsoft.com/office/word/2012/wordml">
  <w15:commentEx w15:paraId="E7C811C0" w15:done="0"/>
  <w15:commentEx w15:paraId="9DB77ABA" w15:done="0"/>
  <w15:commentEx w15:paraId="695EF996" w15:done="0"/>
  <w15:commentEx w15:paraId="294C924C" w15:done="0"/>
  <w15:commentEx w15:paraId="503062AB" w15:done="0"/>
  <w15:commentEx w15:paraId="1FEC1AE2" w15:done="0"/>
  <w15:commentEx w15:paraId="4BC5A2A9" w15:done="0"/>
  <w15:commentEx w15:paraId="9E0022D6" w15:done="0"/>
  <w15:commentEx w15:paraId="C4E90197" w15:done="0"/>
  <w15:commentEx w15:paraId="1C8CD105" w15:done="0"/>
  <w15:commentEx w15:paraId="0737C5D1" w15:done="0"/>
  <w15:commentEx w15:paraId="0A6C0759" w15:done="0"/>
  <w15:commentEx w15:paraId="27388802" w15:done="0"/>
  <w15:commentEx w15:paraId="AD00D362" w15:done="0"/>
  <w15:commentEx w15:paraId="51EBFCD2" w15:done="0"/>
  <w15:commentEx w15:paraId="747AC49E" w15:done="0"/>
  <w15:commentEx w15:paraId="6D0CEB89" w15:done="0"/>
  <w15:commentEx w15:paraId="83256920" w15:done="0"/>
</w15:commentsEx>
</file>

<file path=word/commentsExtensible1.xml><?xml version="1.0" encoding="utf-8"?>
<w16cex:commentsExtensible xmlns:w16cex="http://schemas.microsoft.com/office/word/2018/wordml/cex">
  <w16cex:commentExtensible w16cex:durableId="A86D9816" w16cex:dateUtc="2026-06-24T09:16:42Z"/>
  <w16cex:commentExtensible w16cex:durableId="1FFF27BA" w16cex:dateUtc="2026-06-24T09:16:42Z"/>
  <w16cex:commentExtensible w16cex:durableId="97A19EEC" w16cex:dateUtc="2026-06-24T09:16:42Z"/>
  <w16cex:commentExtensible w16cex:durableId="939A5C46" w16cex:dateUtc="2026-06-24T09:16:42Z"/>
  <w16cex:commentExtensible w16cex:durableId="21A85533" w16cex:dateUtc="2026-06-24T09:16:42Z"/>
  <w16cex:commentExtensible w16cex:durableId="2C860234" w16cex:dateUtc="2026-06-24T09:16:42Z"/>
  <w16cex:commentExtensible w16cex:durableId="CAEDCA1E" w16cex:dateUtc="2026-06-24T09:16:42Z"/>
  <w16cex:commentExtensible w16cex:durableId="39F7B6BF" w16cex:dateUtc="2026-06-24T09:16:42Z"/>
  <w16cex:commentExtensible w16cex:durableId="8A072025" w16cex:dateUtc="2026-06-24T09:16:42Z"/>
  <w16cex:commentExtensible w16cex:durableId="7BD1EDF6" w16cex:dateUtc="2026-06-24T09:16:42Z"/>
  <w16cex:commentExtensible w16cex:durableId="FD518082" w16cex:dateUtc="2026-06-24T09:16:42Z"/>
  <w16cex:commentExtensible w16cex:durableId="43BAEE3C" w16cex:dateUtc="2026-06-24T09:16:42Z"/>
  <w16cex:commentExtensible w16cex:durableId="72A9D114" w16cex:dateUtc="2026-06-24T09:16:42Z"/>
  <w16cex:commentExtensible w16cex:durableId="43E41D98" w16cex:dateUtc="2026-06-24T09:16:42Z"/>
  <w16cex:commentExtensible w16cex:durableId="8165EC85" w16cex:dateUtc="2026-06-24T09:16:42Z"/>
  <w16cex:commentExtensible w16cex:durableId="12DCE1FA" w16cex:dateUtc="2026-06-24T09:16:42Z"/>
  <w16cex:commentExtensible w16cex:durableId="C30BAE77" w16cex:dateUtc="2026-06-24T09:16:42Z"/>
  <w16cex:commentExtensible w16cex:durableId="7C457141" w16cex:dateUtc="2026-06-24T09:16:42Z"/>
</w16cex:commentsExtensible>
</file>

<file path=word/commentsIds1.xml><?xml version="1.0" encoding="utf-8"?>
<w16cid:commentsIds xmlns:w16cid="http://schemas.microsoft.com/office/word/2016/wordml/cid">
  <w16cid:commentId w16cid:paraId="E7C811C0" w16cid:durableId="A86D9816"/>
  <w16cid:commentId w16cid:paraId="9DB77ABA" w16cid:durableId="1FFF27BA"/>
  <w16cid:commentId w16cid:paraId="695EF996" w16cid:durableId="97A19EEC"/>
  <w16cid:commentId w16cid:paraId="294C924C" w16cid:durableId="939A5C46"/>
  <w16cid:commentId w16cid:paraId="503062AB" w16cid:durableId="21A85533"/>
  <w16cid:commentId w16cid:paraId="1FEC1AE2" w16cid:durableId="2C860234"/>
  <w16cid:commentId w16cid:paraId="4BC5A2A9" w16cid:durableId="CAEDCA1E"/>
  <w16cid:commentId w16cid:paraId="9E0022D6" w16cid:durableId="39F7B6BF"/>
  <w16cid:commentId w16cid:paraId="C4E90197" w16cid:durableId="8A072025"/>
  <w16cid:commentId w16cid:paraId="1C8CD105" w16cid:durableId="7BD1EDF6"/>
  <w16cid:commentId w16cid:paraId="0737C5D1" w16cid:durableId="FD518082"/>
  <w16cid:commentId w16cid:paraId="0A6C0759" w16cid:durableId="43BAEE3C"/>
  <w16cid:commentId w16cid:paraId="27388802" w16cid:durableId="72A9D114"/>
  <w16cid:commentId w16cid:paraId="AD00D362" w16cid:durableId="43E41D98"/>
  <w16cid:commentId w16cid:paraId="51EBFCD2" w16cid:durableId="8165EC85"/>
  <w16cid:commentId w16cid:paraId="747AC49E" w16cid:durableId="12DCE1FA"/>
  <w16cid:commentId w16cid:paraId="6D0CEB89" w16cid:durableId="C30BAE77"/>
  <w16cid:commentId w16cid:paraId="83256920" w16cid:durableId="7C457141"/>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