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SERVICES AGREEMENT</w:t>
      </w:r>
    </w:p>
    <w:p>
      <w:r>
        <w:t>This Professional Services Agreement is entered into between Meridian Consulting Group LLC (the "Supplier") and the customer identified in the Statement of Work (the "Customer"), under which the Supplier will provide the consulting services and deliverables described in each Statement of Work.</w:t>
      </w:r>
    </w:p>
    <w:p>
      <w:pPr>
        <w:pStyle w:val="Heading1"/>
      </w:pPr>
      <w:r>
        <w:t>1. Services</w:t>
      </w:r>
    </w:p>
    <w:p>
      <w:r>
        <w:t>The Supplier shall provide the services described in each Statement of Work on a time-and-materials basis. Any timelines, estimates or staffing levels are indicative only and do not bind the Supplier.</w:t>
      </w:r>
    </w:p>
    <w:p>
      <w:pPr>
        <w:pStyle w:val="Heading1"/>
      </w:pPr>
      <w:r>
        <w:t>2. Acceptance</w:t>
      </w:r>
    </w:p>
    <w:p>
      <w:r>
        <w:t xml:space="preserve">Each deliverable shall be deemed accepted unless the Customer gives written notice of rejection within </w:t>
      </w:r>
      <w:commentRangeStart w:id="16"/>
      <w:del w:id="31" w:author="LQ.AI Commercial counsel" w:date="2026-06-24T09:34:26Z" w16du:dateUtc="2026-06-24T09:34:26Z">
        <w:r>
          <w:delText>three (3)</w:delText>
        </w:r>
      </w:del>
      <w:ins w:id="32" w:author="LQ.AI Commercial counsel" w:date="2026-06-24T09:34:26Z" w16du:dateUtc="2026-06-24T09:34:26Z">
        <w:r>
          <w:t>thirty (30)</w:t>
        </w:r>
      </w:ins>
      <w:commentRangeEnd w:id="16"/>
      <w:r>
        <w:rPr>
          <w:rStyle w:val="CommentReference"/>
        </w:rPr>
        <w:commentReference w:id="16"/>
      </w:r>
      <w:r>
        <w:t xml:space="preserve"> days of delivery. The Customer shall pay for all deliverables </w:t>
      </w:r>
      <w:commentRangeStart w:id="15"/>
      <w:del w:id="29" w:author="LQ.AI Commercial counsel" w:date="2026-06-24T09:34:26Z" w16du:dateUtc="2026-06-24T09:34:26Z">
        <w:r>
          <w:delText>whether or not</w:delText>
        </w:r>
      </w:del>
      <w:ins w:id="30" w:author="LQ.AI Commercial counsel" w:date="2026-06-24T09:34:26Z" w16du:dateUtc="2026-06-24T09:34:26Z">
        <w:r>
          <w:t>that have been</w:t>
        </w:r>
      </w:ins>
      <w:commentRangeEnd w:id="15"/>
      <w:r>
        <w:rPr>
          <w:rStyle w:val="CommentReference"/>
        </w:rPr>
        <w:commentReference w:id="15"/>
      </w:r>
      <w:r>
        <w:t xml:space="preserve"> accepted, and the Supplier is </w:t>
      </w:r>
      <w:commentRangeStart w:id="14"/>
      <w:del w:id="27" w:author="LQ.AI Commercial counsel" w:date="2026-06-24T09:34:26Z" w16du:dateUtc="2026-06-24T09:34:26Z">
        <w:r>
          <w:delText>not obliged to correct any deliverable</w:delText>
        </w:r>
      </w:del>
      <w:ins w:id="28" w:author="LQ.AI Commercial counsel" w:date="2026-06-24T09:34:26Z" w16du:dateUtc="2026-06-24T09:34:26Z">
        <w:r>
          <w:t>obliged to correct any deliverable that does not conform to the specification in the applicable Statement of Work</w:t>
        </w:r>
      </w:ins>
      <w:commentRangeEnd w:id="14"/>
      <w:r>
        <w:rPr>
          <w:rStyle w:val="CommentReference"/>
        </w:rPr>
        <w:commentReference w:id="14"/>
      </w:r>
      <w:r>
        <w:t xml:space="preserve"> at its own cost.</w:t>
      </w:r>
    </w:p>
    <w:p>
      <w:pPr>
        <w:pStyle w:val="Heading1"/>
      </w:pPr>
      <w:r>
        <w:t>3. Fees and Expenses</w:t>
      </w:r>
    </w:p>
    <w:p>
      <w:r>
        <w:t xml:space="preserve">The Customer shall pay all fees on a time-and-materials basis </w:t>
      </w:r>
      <w:commentRangeStart w:id="13"/>
      <w:del w:id="25" w:author="LQ.AI Commercial counsel" w:date="2026-06-24T09:34:26Z" w16du:dateUtc="2026-06-24T09:34:26Z">
        <w:r>
          <w:delText>without any cap</w:delText>
        </w:r>
      </w:del>
      <w:ins w:id="26" w:author="LQ.AI Commercial counsel" w:date="2026-06-24T09:34:26Z" w16du:dateUtc="2026-06-24T09:34:26Z">
        <w:r>
          <w:t>subject to the maximum fees set out in the applicable Statement of Work</w:t>
        </w:r>
      </w:ins>
      <w:commentRangeEnd w:id="13"/>
      <w:r>
        <w:rPr>
          <w:rStyle w:val="CommentReference"/>
        </w:rPr>
        <w:commentReference w:id="13"/>
      </w:r>
      <w:r>
        <w:t xml:space="preserve">, together with all expenses at cost, within fifteen (15) days of the invoice date. The Supplier may revise its rates </w:t>
      </w:r>
      <w:commentRangeStart w:id="12"/>
      <w:del w:id="23" w:author="LQ.AI Commercial counsel" w:date="2026-06-24T09:34:26Z" w16du:dateUtc="2026-06-24T09:34:26Z">
        <w:r>
          <w:delText>at any time on</w:delText>
        </w:r>
      </w:del>
      <w:ins w:id="24" w:author="LQ.AI Commercial counsel" w:date="2026-06-24T09:34:26Z" w16du:dateUtc="2026-06-24T09:34:26Z">
        <w:r>
          <w:t>no more than once per twelve-month period, on at least sixty (60) days'</w:t>
        </w:r>
      </w:ins>
      <w:commentRangeEnd w:id="12"/>
      <w:r>
        <w:rPr>
          <w:rStyle w:val="CommentReference"/>
        </w:rPr>
        <w:commentReference w:id="12"/>
      </w:r>
      <w:r>
        <w:t xml:space="preserve"> written notice. All fees are non-refundable.</w:t>
      </w:r>
    </w:p>
    <w:p>
      <w:pPr>
        <w:pStyle w:val="Heading1"/>
      </w:pPr>
      <w:r>
        <w:t>4. Intellectual Property</w:t>
      </w:r>
    </w:p>
    <w:p>
      <w:r>
        <w:t xml:space="preserve">All intellectual property rights in any deliverables, work product, methodologies and materials created under this Agreement shall vest </w:t>
      </w:r>
      <w:commentRangeStart w:id="11"/>
      <w:del w:id="21" w:author="LQ.AI Commercial counsel" w:date="2026-06-24T09:34:26Z" w16du:dateUtc="2026-06-24T09:34:26Z">
        <w:r>
          <w:delText>exclusively in the Supplier</w:delText>
        </w:r>
      </w:del>
      <w:ins w:id="22" w:author="LQ.AI Commercial counsel" w:date="2026-06-24T09:34:26Z" w16du:dateUtc="2026-06-24T09:34:26Z">
        <w:r>
          <w:t>in the Customer (for deliverables created specifically for the Customer) and in the Supplier (for its pre-existing methodologies, tools and materials)</w:t>
        </w:r>
      </w:ins>
      <w:commentRangeEnd w:id="11"/>
      <w:r>
        <w:rPr>
          <w:rStyle w:val="CommentReference"/>
        </w:rPr>
        <w:commentReference w:id="11"/>
      </w:r>
      <w:r>
        <w:t>. The Customer is granted a non-exclusive, non-transferable licence to use the deliverables for its internal business purposes only.</w:t>
      </w:r>
    </w:p>
    <w:p>
      <w:pPr>
        <w:pStyle w:val="Heading1"/>
      </w:pPr>
      <w:r>
        <w:t>5. Warranties</w:t>
      </w:r>
    </w:p>
    <w:p>
      <w:r>
        <w:t xml:space="preserve">The services and deliverables are provided </w:t>
      </w:r>
      <w:commentRangeStart w:id="10"/>
      <w:del w:id="19" w:author="LQ.AI Commercial counsel" w:date="2026-06-24T09:34:26Z" w16du:dateUtc="2026-06-24T09:34:26Z">
        <w:r>
          <w:delText>"AS IS".</w:delText>
        </w:r>
      </w:del>
      <w:ins w:id="20" w:author="LQ.AI Commercial counsel" w:date="2026-06-24T09:34:26Z" w16du:dateUtc="2026-06-24T09:34:26Z">
        <w:r>
          <w:t>'AS IS', except that the Supplier warrants that the services will be performed in a professional and workmanlike manner and that each deliverable will conform in all material respects to the specification in the applicable Statement of Work. If a deliverable does not conform, the Supplier shall re-perform at no additional cost.</w:t>
        </w:r>
      </w:ins>
      <w:commentRangeEnd w:id="10"/>
      <w:r>
        <w:rPr>
          <w:rStyle w:val="CommentReference"/>
        </w:rPr>
        <w:commentReference w:id="10"/>
      </w:r>
      <w:r>
        <w:t xml:space="preserve"> The Supplier does not warrant that any deliverable will conform to any specification, be fit for any particular purpose, or be free from defects, and disclaims all warranties to the fullest extent permitted by law.</w:t>
      </w:r>
    </w:p>
    <w:p>
      <w:pPr>
        <w:pStyle w:val="Heading1"/>
      </w:pPr>
      <w:r>
        <w:t>6. Personnel</w:t>
      </w:r>
    </w:p>
    <w:p>
      <w:r>
        <w:t xml:space="preserve">The Supplier may substitute, reassign or remove any personnel </w:t>
      </w:r>
      <w:commentRangeStart w:id="9"/>
      <w:del w:id="17" w:author="LQ.AI Commercial counsel" w:date="2026-06-24T09:34:26Z" w16du:dateUtc="2026-06-24T09:34:26Z">
        <w:r>
          <w:delText>at any time in its sole discretion, and</w:delText>
        </w:r>
      </w:del>
      <w:ins w:id="18" w:author="LQ.AI Commercial counsel" w:date="2026-06-24T09:34:26Z" w16du:dateUtc="2026-06-24T09:34:26Z">
        <w:r>
          <w:t>on reasonable notice to the Customer. The Supplier shall not substitute any key personnel identified in the Statement of Work without the Customer's prior written consent, not to be unreasonably withheld. The Supplier</w:t>
        </w:r>
      </w:ins>
      <w:commentRangeEnd w:id="9"/>
      <w:r>
        <w:rPr>
          <w:rStyle w:val="CommentReference"/>
        </w:rPr>
        <w:commentReference w:id="9"/>
      </w:r>
      <w:r>
        <w:t xml:space="preserve"> gives no commitment that any named individual will perform the services.</w:t>
      </w:r>
    </w:p>
    <w:p>
      <w:pPr>
        <w:pStyle w:val="Heading1"/>
      </w:pPr>
      <w:r>
        <w:t>7. Indemnity</w:t>
      </w:r>
    </w:p>
    <w:p>
      <w:commentRangeStart w:id="8"/>
      <w:del w:id="15" w:author="LQ.AI Commercial counsel" w:date="2026-06-24T09:34:26Z" w16du:dateUtc="2026-06-24T09:34:26Z">
        <w:r>
          <w:delText>The Customer</w:delText>
        </w:r>
      </w:del>
      <w:ins w:id="16" w:author="LQ.AI Commercial counsel" w:date="2026-06-24T09:34:26Z" w16du:dateUtc="2026-06-24T09:34:26Z">
        <w:r>
          <w:t>Each party</w:t>
        </w:r>
      </w:ins>
      <w:commentRangeEnd w:id="8"/>
      <w:r>
        <w:rPr>
          <w:rStyle w:val="CommentReference"/>
        </w:rPr>
        <w:commentReference w:id="8"/>
      </w:r>
      <w:r>
        <w:t xml:space="preserve"> shall indemnify, defend and hold harmless the </w:t>
      </w:r>
      <w:commentRangeStart w:id="7"/>
      <w:del w:id="13" w:author="LQ.AI Commercial counsel" w:date="2026-06-24T09:34:26Z" w16du:dateUtc="2026-06-24T09:34:26Z">
        <w:r>
          <w:delText>Supplier</w:delText>
        </w:r>
      </w:del>
      <w:ins w:id="14" w:author="LQ.AI Commercial counsel" w:date="2026-06-24T09:34:26Z" w16du:dateUtc="2026-06-24T09:34:26Z">
        <w:r>
          <w:t>other party</w:t>
        </w:r>
      </w:ins>
      <w:commentRangeEnd w:id="7"/>
      <w:r>
        <w:rPr>
          <w:rStyle w:val="CommentReference"/>
        </w:rPr>
        <w:commentReference w:id="7"/>
      </w:r>
      <w:r>
        <w:t xml:space="preserve"> and its personnel against any and all claims, losses, damages, liabilities and expenses arising from </w:t>
      </w:r>
      <w:commentRangeStart w:id="6"/>
      <w:del w:id="11" w:author="LQ.AI Commercial counsel" w:date="2026-06-24T09:34:26Z" w16du:dateUtc="2026-06-24T09:34:26Z">
        <w:r>
          <w:delText>or in connection with the services, the deliverables or the Customer's use of them.</w:delText>
        </w:r>
      </w:del>
      <w:ins w:id="12" w:author="LQ.AI Commercial counsel" w:date="2026-06-24T09:34:26Z" w16du:dateUtc="2026-06-24T09:34:26Z">
        <w:r>
          <w:t>the indemnifying party's breach of this Agreement. The Supplier shall additionally indemnify the Customer against any claim that the deliverables infringe a third party's intellectual property rights.</w:t>
        </w:r>
      </w:ins>
      <w:commentRangeEnd w:id="6"/>
      <w:r>
        <w:rPr>
          <w:rStyle w:val="CommentReference"/>
        </w:rPr>
        <w:commentReference w:id="6"/>
      </w:r>
    </w:p>
    <w:p>
      <w:pPr>
        <w:pStyle w:val="Heading1"/>
      </w:pPr>
      <w:r>
        <w:t>8. Limitation of Liability</w:t>
      </w:r>
    </w:p>
    <w:p>
      <w:r>
        <w:t xml:space="preserve">The Supplier's aggregate liability arising out of or in connection with this Agreement shall not exceed the fees paid by the Customer in the </w:t>
      </w:r>
      <w:commentRangeStart w:id="5"/>
      <w:del w:id="9" w:author="LQ.AI Commercial counsel" w:date="2026-06-24T09:34:26Z" w16du:dateUtc="2026-06-24T09:34:26Z">
        <w:r>
          <w:delText>one (1) month</w:delText>
        </w:r>
      </w:del>
      <w:ins w:id="10" w:author="LQ.AI Commercial counsel" w:date="2026-06-24T09:34:26Z" w16du:dateUtc="2026-06-24T09:34:26Z">
        <w:r>
          <w:t>twelve (12) months</w:t>
        </w:r>
      </w:ins>
      <w:commentRangeEnd w:id="5"/>
      <w:r>
        <w:rPr>
          <w:rStyle w:val="CommentReference"/>
        </w:rPr>
        <w:commentReference w:id="5"/>
      </w:r>
      <w:r>
        <w:t xml:space="preserve"> preceding the </w:t>
      </w:r>
      <w:commentRangeStart w:id="4"/>
      <w:del w:id="7" w:author="LQ.AI Commercial counsel" w:date="2026-06-24T09:34:26Z" w16du:dateUtc="2026-06-24T09:34:26Z">
        <w:r>
          <w:delText>claim.</w:delText>
        </w:r>
      </w:del>
      <w:ins w:id="8" w:author="LQ.AI Commercial counsel" w:date="2026-06-24T09:34:26Z" w16du:dateUtc="2026-06-24T09:34:26Z">
        <w:r>
          <w:t>claim; provided that this limitation shall not apply to (i) the Supplier's breach of confidentiality, (ii) infringement of the Customer's intellectual property, (iii) the Supplier's indemnity obligations under Section 7, or (iv) the Supplier's gross negligence or wilful misconduct.</w:t>
        </w:r>
      </w:ins>
      <w:commentRangeEnd w:id="4"/>
      <w:r>
        <w:rPr>
          <w:rStyle w:val="CommentReference"/>
        </w:rPr>
        <w:commentReference w:id="4"/>
      </w:r>
      <w:r>
        <w:t xml:space="preserve"> In no event shall the Supplier be liable for any indirect, incidental or consequential damages, or for any loss of profits, revenue or data.</w:t>
      </w:r>
    </w:p>
    <w:p>
      <w:pPr>
        <w:pStyle w:val="Heading1"/>
      </w:pPr>
      <w:r>
        <w:t>9. Term and Termination</w:t>
      </w:r>
    </w:p>
    <w:p>
      <w:r>
        <w:t xml:space="preserve">This Agreement continues until each Statement of Work is completed. </w:t>
      </w:r>
      <w:commentRangeStart w:id="3"/>
      <w:del w:id="5" w:author="LQ.AI Commercial counsel" w:date="2026-06-24T09:34:26Z" w16du:dateUtc="2026-06-24T09:34:26Z">
        <w:r>
          <w:delText>The Supplier may terminate for convenience at any time on ten (10) days notice;</w:delText>
        </w:r>
      </w:del>
      <w:ins w:id="6" w:author="LQ.AI Commercial counsel" w:date="2026-06-24T09:34:26Z" w16du:dateUtc="2026-06-24T09:34:26Z">
        <w:r>
          <w:t>Either party may terminate this Agreement or any Statement of Work for convenience on thirty (30) days' written notice to the other party;</w:t>
        </w:r>
      </w:ins>
      <w:commentRangeEnd w:id="3"/>
      <w:r>
        <w:rPr>
          <w:rStyle w:val="CommentReference"/>
        </w:rPr>
        <w:commentReference w:id="3"/>
      </w:r>
      <w:r>
        <w:t xml:space="preserve"> </w:t>
      </w:r>
      <w:commentRangeStart w:id="2"/>
      <w:del w:id="3" w:author="LQ.AI Commercial counsel" w:date="2026-06-24T09:34:26Z" w16du:dateUtc="2026-06-24T09:34:26Z">
        <w:r>
          <w:delText>the Customer may not terminate for convenience.</w:delText>
        </w:r>
      </w:del>
      <w:ins w:id="4" w:author="LQ.AI Commercial counsel" w:date="2026-06-24T09:34:26Z" w16du:dateUtc="2026-06-24T09:34:26Z">
        <w:r>
          <w:t>The other party may also terminate this Agreement or any Statement of Work for convenience on thirty (30) days' written notice to the Supplier.</w:t>
        </w:r>
      </w:ins>
      <w:commentRangeEnd w:id="2"/>
      <w:r>
        <w:rPr>
          <w:rStyle w:val="CommentReference"/>
        </w:rPr>
        <w:commentReference w:id="2"/>
      </w:r>
      <w:r>
        <w:t xml:space="preserve"> On termination the Customer shall pay </w:t>
      </w:r>
      <w:commentRangeStart w:id="1"/>
      <w:del w:id="1" w:author="LQ.AI Commercial counsel" w:date="2026-06-24T09:34:26Z" w16du:dateUtc="2026-06-24T09:34:26Z">
        <w:r>
          <w:delText>all fees for work in progress and for the full committed engagement</w:delText>
        </w:r>
      </w:del>
      <w:ins w:id="2" w:author="LQ.AI Commercial counsel" w:date="2026-06-24T09:34:26Z" w16du:dateUtc="2026-06-24T09:34:26Z">
        <w:r>
          <w:t>fees only for services actually performed and accepted up to the termination date</w:t>
        </w:r>
      </w:ins>
      <w:commentRangeEnd w:id="1"/>
      <w:r>
        <w:rPr>
          <w:rStyle w:val="CommentReference"/>
        </w:rPr>
        <w:commentReference w:id="1"/>
      </w:r>
      <w:r>
        <w:t>.</w:t>
      </w:r>
    </w:p>
    <w:p>
      <w:pPr>
        <w:pStyle w:val="Heading1"/>
      </w:pPr>
      <w:r>
        <w:t>10. Governing Law</w:t>
      </w:r>
    </w:p>
    <w:p>
      <w:r>
        <w:t>This Agreement is governed by the laws of the State of Illinois, and the parties submit to the exclusive jurisdiction of the courts of Illinois.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34:26Z" w:initials="LCC">
    <w:p w14:paraId="409F12DF" w14:textId="77777777" w:rsidR="6D665317" w:rsidRDefault="6D665317" w:rsidP="6D665317">
      <w:pPr>
        <w:pStyle w:val="CommentText"/>
      </w:pPr>
      <w:r>
        <w:rPr>
          <w:rStyle w:val="CommentReference"/>
        </w:rPr>
        <w:annotationRef/>
      </w:r>
      <w:r>
        <w:t>The current clause requires the Customer to pay for the full committed engagement on termination — effectively a penalty. Standard practice is to pay only for work actually performed and accepted.</w:t>
      </w:r>
    </w:p>
  </w:comment>
  <w:comment w:id="2" w:author="LQ.AI Commercial counsel" w:date="2026-06-24T09:34:26Z" w:initials="LCC">
    <w:p w14:paraId="FE4A7D6A" w14:textId="77777777" w:rsidR="4C684711" w:rsidRDefault="4C684711" w:rsidP="4C684711">
      <w:pPr>
        <w:pStyle w:val="CommentText"/>
      </w:pPr>
      <w:r>
        <w:rPr>
          <w:rStyle w:val="CommentReference"/>
        </w:rPr>
        <w:annotationRef/>
      </w:r>
      <w:r>
        <w:t>Replacing the Customer exclusion from convenience termination with a reciprocal right on the same notice period as the Supplier, giving both parties equal flexibility.</w:t>
      </w:r>
    </w:p>
  </w:comment>
  <w:comment w:id="3" w:author="LQ.AI Commercial counsel" w:date="2026-06-24T09:34:26Z" w:initials="LCC">
    <w:p w14:paraId="4DDDB24C" w14:textId="77777777" w:rsidR="8C7A2566" w:rsidRDefault="8C7A2566" w:rsidP="8C7A2566">
      <w:pPr>
        <w:pStyle w:val="CommentText"/>
      </w:pPr>
      <w:r>
        <w:rPr>
          <w:rStyle w:val="CommentReference"/>
        </w:rPr>
        <w:annotationRef/>
      </w:r>
      <w:r>
        <w:t>The Supplier currently has a unilateral termination right that the Customer lacks. Mutual termination for convenience is standard in commercial agreements and gives both parties equal flexibility.</w:t>
      </w:r>
    </w:p>
  </w:comment>
  <w:comment w:id="4" w:author="LQ.AI Commercial counsel" w:date="2026-06-24T09:34:26Z" w:initials="LCC">
    <w:p w14:paraId="0CCC8C9C" w14:textId="77777777" w:rsidR="8019828C" w:rsidRDefault="8019828C" w:rsidP="8019828C">
      <w:pPr>
        <w:pStyle w:val="CommentText"/>
      </w:pPr>
      <w:r>
        <w:rPr>
          <w:rStyle w:val="CommentReference"/>
        </w:rPr>
        <w:annotationRef/>
      </w:r>
      <w:r>
        <w:t>Standard heads of loss — confidentiality breaches, IP infringement, indemnified claims, and gross negligence or wilful misconduct — cannot reasonably be capped at a nominal amount and must be carved out of the liability cap.</w:t>
      </w:r>
    </w:p>
  </w:comment>
  <w:comment w:id="5" w:author="LQ.AI Commercial counsel" w:date="2026-06-24T09:34:26Z" w:initials="LCC">
    <w:p w14:paraId="33D2E20A" w14:textId="77777777" w:rsidR="96D0CF88" w:rsidRDefault="96D0CF88" w:rsidP="96D0CF88">
      <w:pPr>
        <w:pStyle w:val="CommentText"/>
      </w:pPr>
      <w:r>
        <w:rPr>
          <w:rStyle w:val="CommentReference"/>
        </w:rPr>
        <w:annotationRef/>
      </w:r>
      <w:r>
        <w:t>A one-month lookback is unreasonably low for professional services. Twelve months of fees provides meaningful but still capped recourse for the Customer.</w:t>
      </w:r>
    </w:p>
  </w:comment>
  <w:comment w:id="6" w:author="LQ.AI Commercial counsel" w:date="2026-06-24T09:34:26Z" w:initials="LCC">
    <w:p w14:paraId="F148F46D" w14:textId="77777777" w:rsidR="B37FF5AC" w:rsidRDefault="B37FF5AC" w:rsidP="B37FF5AC">
      <w:pPr>
        <w:pStyle w:val="CommentText"/>
      </w:pPr>
      <w:r>
        <w:rPr>
          <w:rStyle w:val="CommentReference"/>
        </w:rPr>
        <w:annotationRef/>
      </w:r>
      <w:r>
        <w:t>Narrowing each party's indemnity to its own breach prevents the Customer from indemnifying the Supplier for the Supplier's own acts. Adding a Supplier IP indemnity is essential — the Supplier should stand behind its work product against infringement claims.</w:t>
      </w:r>
    </w:p>
  </w:comment>
  <w:comment w:id="7" w:author="LQ.AI Commercial counsel" w:date="2026-06-24T09:34:26Z" w:initials="LCC">
    <w:p w14:paraId="12F11730" w14:textId="77777777" w:rsidR="1E1A1309" w:rsidRDefault="1E1A1309" w:rsidP="1E1A1309">
      <w:pPr>
        <w:pStyle w:val="CommentText"/>
      </w:pPr>
      <w:r>
        <w:rPr>
          <w:rStyle w:val="CommentReference"/>
        </w:rPr>
        <w:annotationRef/>
      </w:r>
      <w:r>
        <w:t>Making the protected class reciprocal to match the mutual indemnity structure established by the preceding edit to this clause.</w:t>
      </w:r>
    </w:p>
  </w:comment>
  <w:comment w:id="8" w:author="LQ.AI Commercial counsel" w:date="2026-06-24T09:34:26Z" w:initials="LCC">
    <w:p w14:paraId="CEA209A6" w14:textId="77777777" w:rsidR="A6B1768F" w:rsidRDefault="A6B1768F" w:rsidP="A6B1768F">
      <w:pPr>
        <w:pStyle w:val="CommentText"/>
      </w:pPr>
      <w:r>
        <w:rPr>
          <w:rStyle w:val="CommentReference"/>
        </w:rPr>
        <w:annotationRef/>
      </w:r>
      <w:r>
        <w:t>The indemnity is currently one-sided — only the Customer indemnifies the Supplier. A standard commercial arrangement requires mutual indemnification.</w:t>
      </w:r>
    </w:p>
  </w:comment>
  <w:comment w:id="9" w:author="LQ.AI Commercial counsel" w:date="2026-06-24T09:34:26Z" w:initials="LCC">
    <w:p w14:paraId="F867A63E" w14:textId="77777777" w:rsidR="0769405A" w:rsidRDefault="0769405A" w:rsidP="0769405A">
      <w:pPr>
        <w:pStyle w:val="CommentText"/>
      </w:pPr>
      <w:r>
        <w:rPr>
          <w:rStyle w:val="CommentReference"/>
        </w:rPr>
        <w:annotationRef/>
      </w:r>
      <w:r>
        <w:t>Key-person protection is essential for consulting engagements. The Customer should have approval rights over named personnel identified in the SOW, and replacements should be of comparable calibre. Add notice requirement for non-key substitutions.</w:t>
      </w:r>
    </w:p>
  </w:comment>
  <w:comment w:id="10" w:author="LQ.AI Commercial counsel" w:date="2026-06-24T09:34:26Z" w:initials="LCC">
    <w:p w14:paraId="F76E339A" w14:textId="77777777" w:rsidR="D10231BA" w:rsidRDefault="D10231BA" w:rsidP="D10231BA">
      <w:pPr>
        <w:pStyle w:val="CommentText"/>
      </w:pPr>
      <w:r>
        <w:rPr>
          <w:rStyle w:val="CommentReference"/>
        </w:rPr>
        <w:annotationRef/>
      </w:r>
      <w:r>
        <w:t>An 'AS IS' clause without any warranty gives the Customer no recourse. A professional services agreement must warrant conformance to specification and require re-performance of non-conforming work at the Supplier's cost.</w:t>
      </w:r>
    </w:p>
  </w:comment>
  <w:comment w:id="11" w:author="LQ.AI Commercial counsel" w:date="2026-06-24T09:34:26Z" w:initials="LCC">
    <w:p w14:paraId="5E0F4C70" w14:textId="77777777" w:rsidR="1C08F733" w:rsidRDefault="1C08F733" w:rsidP="1C08F733">
      <w:pPr>
        <w:pStyle w:val="CommentText"/>
      </w:pPr>
      <w:r>
        <w:rPr>
          <w:rStyle w:val="CommentReference"/>
        </w:rPr>
        <w:annotationRef/>
      </w:r>
      <w:r>
        <w:t>Bespoke deliverables developed for the Customer at the Customer's cost should be owned by the Customer. The Supplier retains its background IP — a standard carve-out.</w:t>
      </w:r>
    </w:p>
  </w:comment>
  <w:comment w:id="12" w:author="LQ.AI Commercial counsel" w:date="2026-06-24T09:34:26Z" w:initials="LCC">
    <w:p w14:paraId="2C81B8F8" w14:textId="77777777" w:rsidR="84CF42EE" w:rsidRDefault="84CF42EE" w:rsidP="84CF42EE">
      <w:pPr>
        <w:pStyle w:val="CommentText"/>
      </w:pPr>
      <w:r>
        <w:rPr>
          <w:rStyle w:val="CommentReference"/>
        </w:rPr>
        <w:annotationRef/>
      </w:r>
      <w:r>
        <w:t>Unilateral rate revision at any time gives the Supplier an unfair advantage. Annual revisions with notice are standard in professional services.</w:t>
      </w:r>
    </w:p>
  </w:comment>
  <w:comment w:id="13" w:author="LQ.AI Commercial counsel" w:date="2026-06-24T09:34:26Z" w:initials="LCC">
    <w:p w14:paraId="4DE580D2" w14:textId="77777777" w:rsidR="BBFD36D1" w:rsidRDefault="BBFD36D1" w:rsidP="BBFD36D1">
      <w:pPr>
        <w:pStyle w:val="CommentText"/>
      </w:pPr>
      <w:r>
        <w:rPr>
          <w:rStyle w:val="CommentReference"/>
        </w:rPr>
        <w:annotationRef/>
      </w:r>
      <w:r>
        <w:t>Uncapped time-and-materials engagements create unacceptable budget risk. Each SOW should state a fee cap to give the Customer cost certainty.</w:t>
      </w:r>
    </w:p>
  </w:comment>
  <w:comment w:id="14" w:author="LQ.AI Commercial counsel" w:date="2026-06-24T09:34:26Z" w:initials="LCC">
    <w:p w14:paraId="BD321BD8" w14:textId="77777777" w:rsidR="ED2254AE" w:rsidRDefault="ED2254AE" w:rsidP="ED2254AE">
      <w:pPr>
        <w:pStyle w:val="CommentText"/>
      </w:pPr>
      <w:r>
        <w:rPr>
          <w:rStyle w:val="CommentReference"/>
        </w:rPr>
        <w:annotationRef/>
      </w:r>
      <w:r>
        <w:t>If the Customer rejects a non-conforming deliverable, the Supplier should bear the cost of correction rather than leaving the Customer with a defective deliverable and no remedy.</w:t>
      </w:r>
    </w:p>
  </w:comment>
  <w:comment w:id="15" w:author="LQ.AI Commercial counsel" w:date="2026-06-24T09:34:26Z" w:initials="LCC">
    <w:p w14:paraId="3A33479B" w14:textId="77777777" w:rsidR="46E24DB9" w:rsidRDefault="46E24DB9" w:rsidP="46E24DB9">
      <w:pPr>
        <w:pStyle w:val="CommentText"/>
      </w:pPr>
      <w:r>
        <w:rPr>
          <w:rStyle w:val="CommentReference"/>
        </w:rPr>
        <w:annotationRef/>
      </w:r>
      <w:r>
        <w:t>We should not pay for deliverables that have been rejected for non-conformance. Payment only for accepted deliverables is standard in consulting agreements.</w:t>
      </w:r>
    </w:p>
  </w:comment>
  <w:comment w:id="16" w:author="LQ.AI Commercial counsel" w:date="2026-06-24T09:34:26Z" w:initials="LCC">
    <w:p w14:paraId="DBD3BA3D" w14:textId="77777777" w:rsidR="9F1D7E43" w:rsidRDefault="9F1D7E43" w:rsidP="9F1D7E43">
      <w:pPr>
        <w:pStyle w:val="CommentText"/>
      </w:pPr>
      <w:r>
        <w:rPr>
          <w:rStyle w:val="CommentReference"/>
        </w:rPr>
        <w:annotationRef/>
      </w:r>
      <w:r>
        <w:t>Three days is insufficient for a meaningful review of consulting deliverables. Thirty days is standard for professional services acceptance windows.</w:t>
      </w:r>
    </w:p>
  </w:comment>
</w:comments>
</file>

<file path=word/commentsExtended1.xml><?xml version="1.0" encoding="utf-8"?>
<w15:commentsEx xmlns:w15="http://schemas.microsoft.com/office/word/2012/wordml">
  <w15:commentEx w15:paraId="409F12DF" w15:done="0"/>
  <w15:commentEx w15:paraId="FE4A7D6A" w15:done="0"/>
  <w15:commentEx w15:paraId="4DDDB24C" w15:done="0"/>
  <w15:commentEx w15:paraId="0CCC8C9C" w15:done="0"/>
  <w15:commentEx w15:paraId="33D2E20A" w15:done="0"/>
  <w15:commentEx w15:paraId="F148F46D" w15:done="0"/>
  <w15:commentEx w15:paraId="12F11730" w15:done="0"/>
  <w15:commentEx w15:paraId="CEA209A6" w15:done="0"/>
  <w15:commentEx w15:paraId="F867A63E" w15:done="0"/>
  <w15:commentEx w15:paraId="F76E339A" w15:done="0"/>
  <w15:commentEx w15:paraId="5E0F4C70" w15:done="0"/>
  <w15:commentEx w15:paraId="2C81B8F8" w15:done="0"/>
  <w15:commentEx w15:paraId="4DE580D2" w15:done="0"/>
  <w15:commentEx w15:paraId="BD321BD8" w15:done="0"/>
  <w15:commentEx w15:paraId="3A33479B" w15:done="0"/>
  <w15:commentEx w15:paraId="DBD3BA3D" w15:done="0"/>
</w15:commentsEx>
</file>

<file path=word/commentsExtensible1.xml><?xml version="1.0" encoding="utf-8"?>
<w16cex:commentsExtensible xmlns:w16cex="http://schemas.microsoft.com/office/word/2018/wordml/cex">
  <w16cex:commentExtensible w16cex:durableId="096476AD" w16cex:dateUtc="2026-06-24T09:34:26Z"/>
  <w16cex:commentExtensible w16cex:durableId="300C540F" w16cex:dateUtc="2026-06-24T09:34:26Z"/>
  <w16cex:commentExtensible w16cex:durableId="D0756C49" w16cex:dateUtc="2026-06-24T09:34:26Z"/>
  <w16cex:commentExtensible w16cex:durableId="ED2812C1" w16cex:dateUtc="2026-06-24T09:34:26Z"/>
  <w16cex:commentExtensible w16cex:durableId="E2E4C732" w16cex:dateUtc="2026-06-24T09:34:26Z"/>
  <w16cex:commentExtensible w16cex:durableId="BA4B77D7" w16cex:dateUtc="2026-06-24T09:34:26Z"/>
  <w16cex:commentExtensible w16cex:durableId="96625847" w16cex:dateUtc="2026-06-24T09:34:26Z"/>
  <w16cex:commentExtensible w16cex:durableId="4EE68054" w16cex:dateUtc="2026-06-24T09:34:26Z"/>
  <w16cex:commentExtensible w16cex:durableId="F3836BD3" w16cex:dateUtc="2026-06-24T09:34:26Z"/>
  <w16cex:commentExtensible w16cex:durableId="590C1AB7" w16cex:dateUtc="2026-06-24T09:34:26Z"/>
  <w16cex:commentExtensible w16cex:durableId="C0DD02B0" w16cex:dateUtc="2026-06-24T09:34:26Z"/>
  <w16cex:commentExtensible w16cex:durableId="CBBB6FF4" w16cex:dateUtc="2026-06-24T09:34:26Z"/>
  <w16cex:commentExtensible w16cex:durableId="FB6DDD72" w16cex:dateUtc="2026-06-24T09:34:26Z"/>
  <w16cex:commentExtensible w16cex:durableId="00694775" w16cex:dateUtc="2026-06-24T09:34:26Z"/>
  <w16cex:commentExtensible w16cex:durableId="90D25CF1" w16cex:dateUtc="2026-06-24T09:34:26Z"/>
  <w16cex:commentExtensible w16cex:durableId="A510C9BC" w16cex:dateUtc="2026-06-24T09:34:26Z"/>
</w16cex:commentsExtensible>
</file>

<file path=word/commentsIds1.xml><?xml version="1.0" encoding="utf-8"?>
<w16cid:commentsIds xmlns:w16cid="http://schemas.microsoft.com/office/word/2016/wordml/cid">
  <w16cid:commentId w16cid:paraId="409F12DF" w16cid:durableId="096476AD"/>
  <w16cid:commentId w16cid:paraId="FE4A7D6A" w16cid:durableId="300C540F"/>
  <w16cid:commentId w16cid:paraId="4DDDB24C" w16cid:durableId="D0756C49"/>
  <w16cid:commentId w16cid:paraId="0CCC8C9C" w16cid:durableId="ED2812C1"/>
  <w16cid:commentId w16cid:paraId="33D2E20A" w16cid:durableId="E2E4C732"/>
  <w16cid:commentId w16cid:paraId="F148F46D" w16cid:durableId="BA4B77D7"/>
  <w16cid:commentId w16cid:paraId="12F11730" w16cid:durableId="96625847"/>
  <w16cid:commentId w16cid:paraId="CEA209A6" w16cid:durableId="4EE68054"/>
  <w16cid:commentId w16cid:paraId="F867A63E" w16cid:durableId="F3836BD3"/>
  <w16cid:commentId w16cid:paraId="F76E339A" w16cid:durableId="590C1AB7"/>
  <w16cid:commentId w16cid:paraId="5E0F4C70" w16cid:durableId="C0DD02B0"/>
  <w16cid:commentId w16cid:paraId="2C81B8F8" w16cid:durableId="CBBB6FF4"/>
  <w16cid:commentId w16cid:paraId="4DE580D2" w16cid:durableId="FB6DDD72"/>
  <w16cid:commentId w16cid:paraId="BD321BD8" w16cid:durableId="00694775"/>
  <w16cid:commentId w16cid:paraId="3A33479B" w16cid:durableId="90D25CF1"/>
  <w16cid:commentId w16cid:paraId="DBD3BA3D" w16cid:durableId="A510C9BC"/>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