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 xml:space="preserve">This Mutual Non-Disclosure Agreement is entered into between Aegis Analytics Inc. </w:t>
      </w:r>
      <w:commentRangeStart w:id="17"/>
      <w:del w:id="32" w:author="LQ.AI Commercial counsel" w:date="2026-06-24T09:20:24Z" w16du:dateUtc="2026-06-24T09:20:24Z">
        <w:r>
          <w:delText>(the "Discloser")</w:delText>
        </w:r>
      </w:del>
      <w:ins w:id="33" w:author="LQ.AI Commercial counsel" w:date="2026-06-24T09:20:24Z" w16du:dateUtc="2026-06-24T09:20:24Z">
        <w:r>
          <w:t>("Aegis")</w:t>
        </w:r>
      </w:ins>
      <w:commentRangeEnd w:id="17"/>
      <w:r>
        <w:rPr>
          <w:rStyle w:val="CommentReference"/>
        </w:rPr>
        <w:commentReference w:id="17"/>
      </w:r>
      <w:r>
        <w:t xml:space="preserve"> and the counterparty identified in the signature block </w:t>
      </w:r>
      <w:commentRangeStart w:id="16"/>
      <w:del w:id="30" w:author="LQ.AI Commercial counsel" w:date="2026-06-24T09:20:24Z" w16du:dateUtc="2026-06-24T09:20:24Z">
        <w:r>
          <w:delText>(the "Recipient"),</w:delText>
        </w:r>
      </w:del>
      <w:ins w:id="31" w:author="LQ.AI Commercial counsel" w:date="2026-06-24T09:20:24Z" w16du:dateUtc="2026-06-24T09:20:24Z">
        <w:r>
          <w:t>("Counterparty") (each a "Party"),</w:t>
        </w:r>
      </w:ins>
      <w:commentRangeEnd w:id="16"/>
      <w:r>
        <w:rPr>
          <w:rStyle w:val="CommentReference"/>
        </w:rPr>
        <w:commentReference w:id="16"/>
      </w:r>
      <w:r>
        <w:t xml:space="preserve"> to protect Confidential Information exchanged in connection with a potential business relationship.</w:t>
      </w:r>
    </w:p>
    <w:p>
      <w:pPr>
        <w:pStyle w:val="Heading1"/>
      </w:pPr>
      <w:r>
        <w:t>1. Definitions</w:t>
      </w:r>
    </w:p>
    <w:p>
      <w:r>
        <w:t>"Confidential Information" means all information disclosed by the Discloser to the Recipient, in any form and whether or not marked confidential, including all business, technical, financial and commercial information and any notes or analyses derived from it. All Confidential Information remains the property of the Discloser.</w:t>
      </w:r>
      <w:commentRangeStart w:id="15"/>
      <w:ins w:id="29" w:author="LQ.AI Commercial counsel" w:date="2026-06-24T09:20:24Z" w16du:dateUtc="2026-06-24T09:20:24Z">
        <w:r>
          <w:t xml:space="preserve"> As used in this Agreement, "Discloser" means the Party disclosing its own Confidential Information, and "Recipient" means the Party receiving the other Party's Confidential Information.</w:t>
        </w:r>
      </w:ins>
      <w:commentRangeEnd w:id="15"/>
      <w:r>
        <w:rPr>
          <w:rStyle w:val="CommentReference"/>
        </w:rPr>
        <w:commentReference w:id="15"/>
      </w:r>
    </w:p>
    <w:p>
      <w:pPr>
        <w:pStyle w:val="Heading1"/>
      </w:pPr>
      <w:r>
        <w:t>2. Confidentiality Obligations</w:t>
      </w:r>
    </w:p>
    <w:p>
      <w:r>
        <w:t>The Recipient shall hold in strict confidence all Confidential Information and shall not disclose it to any third party or use it for any purpose other than evaluating the potential business relationship, without the prior written consent of the Discloser.</w:t>
      </w:r>
    </w:p>
    <w:p>
      <w:pPr>
        <w:pStyle w:val="Heading1"/>
      </w:pPr>
      <w:r>
        <w:t>3. Exclusions</w:t>
      </w:r>
    </w:p>
    <w:p>
      <w:commentRangeStart w:id="14"/>
      <w:del w:id="27" w:author="LQ.AI Commercial counsel" w:date="2026-06-24T09:20:24Z" w16du:dateUtc="2026-06-24T09:20:24Z">
        <w:r>
          <w:delText>Information is not Confidential Information only to the extent the Recipient can show by written records that it was already in the public domain at the time of disclosure through no act of the Recipient.</w:delText>
        </w:r>
      </w:del>
      <w:ins w:id="28" w:author="LQ.AI Commercial counsel" w:date="2026-06-24T09:20:24Z" w16du:dateUtc="2026-06-24T09:20:24Z">
        <w:r>
          <w:t>Confidential Information does not include information that the Recipient can demonstrate by written records: (a) was already in the public domain at the time of disclosure through no act of the Recipient; (b) was already known to the Recipient prior to disclosure; (c) is independently developed by the Recipient without use of or reference to the Confidential Information; or (d) is required to be disclosed by applicable law or legal process, provided that the Recipient gives the Discloser prompt notice and reasonably cooperates in seeking a protective order.</w:t>
        </w:r>
      </w:ins>
      <w:commentRangeEnd w:id="14"/>
      <w:r>
        <w:rPr>
          <w:rStyle w:val="CommentReference"/>
        </w:rPr>
        <w:commentReference w:id="14"/>
      </w:r>
    </w:p>
    <w:p>
      <w:pPr>
        <w:pStyle w:val="Heading1"/>
      </w:pPr>
      <w:r>
        <w:t>4. Term</w:t>
      </w:r>
    </w:p>
    <w:p>
      <w:r>
        <w:t xml:space="preserve">The Recipient's obligations of confidentiality under this Agreement shall survive </w:t>
      </w:r>
      <w:commentRangeStart w:id="13"/>
      <w:del w:id="25" w:author="LQ.AI Commercial counsel" w:date="2026-06-24T09:20:24Z" w16du:dateUtc="2026-06-24T09:20:24Z">
        <w:r>
          <w:delText>in perpetuity</w:delText>
        </w:r>
      </w:del>
      <w:ins w:id="26" w:author="LQ.AI Commercial counsel" w:date="2026-06-24T09:20:24Z" w16du:dateUtc="2026-06-24T09:20:24Z">
        <w:r>
          <w:t>for five (5) years</w:t>
        </w:r>
      </w:ins>
      <w:commentRangeEnd w:id="13"/>
      <w:r>
        <w:rPr>
          <w:rStyle w:val="CommentReference"/>
        </w:rPr>
        <w:commentReference w:id="13"/>
      </w:r>
      <w:r>
        <w:t xml:space="preserve"> </w:t>
      </w:r>
      <w:commentRangeStart w:id="12"/>
      <w:del w:id="23" w:author="LQ.AI Commercial counsel" w:date="2026-06-24T09:20:24Z" w16du:dateUtc="2026-06-24T09:20:24Z">
        <w:r>
          <w:delText>and shall continue to bind the Recipient indefinitely</w:delText>
        </w:r>
      </w:del>
      <w:ins w:id="24" w:author="LQ.AI Commercial counsel" w:date="2026-06-24T09:20:24Z" w16du:dateUtc="2026-06-24T09:20:24Z">
        <w:r>
          <w:t>from the date of disclosure of the relevant Confidential Information</w:t>
        </w:r>
      </w:ins>
      <w:commentRangeEnd w:id="12"/>
      <w:r>
        <w:rPr>
          <w:rStyle w:val="CommentReference"/>
        </w:rPr>
        <w:commentReference w:id="12"/>
      </w:r>
      <w:r>
        <w:t xml:space="preserve"> after the return or destruction of the Confidential </w:t>
      </w:r>
      <w:commentRangeStart w:id="11"/>
      <w:del w:id="21" w:author="LQ.AI Commercial counsel" w:date="2026-06-24T09:20:24Z" w16du:dateUtc="2026-06-24T09:20:24Z">
        <w:r>
          <w:delText>Information.</w:delText>
        </w:r>
      </w:del>
      <w:ins w:id="22" w:author="LQ.AI Commercial counsel" w:date="2026-06-24T09:20:24Z" w16du:dateUtc="2026-06-24T09:20:24Z">
        <w:r>
          <w:t>Information; provided that obligations with respect to Confidential Information that constitutes a trade secret under applicable law shall continue for so long as the information remains a trade secret under applicable law.</w:t>
        </w:r>
      </w:ins>
      <w:commentRangeEnd w:id="11"/>
      <w:r>
        <w:rPr>
          <w:rStyle w:val="CommentReference"/>
        </w:rPr>
        <w:commentReference w:id="11"/>
      </w:r>
    </w:p>
    <w:p>
      <w:pPr>
        <w:pStyle w:val="Heading1"/>
      </w:pPr>
      <w:r>
        <w:t>5. Return of Information</w:t>
      </w:r>
    </w:p>
    <w:p>
      <w:r>
        <w:t xml:space="preserve">Upon the Discloser's written demand, the Recipient shall immediately return or destroy all Confidential Information and all copies, and shall certify such destruction in writing. The Recipient may not retain any copy for any </w:t>
      </w:r>
      <w:commentRangeStart w:id="10"/>
      <w:del w:id="19" w:author="LQ.AI Commercial counsel" w:date="2026-06-24T09:20:24Z" w16du:dateUtc="2026-06-24T09:20:24Z">
        <w:r>
          <w:delText>reason.</w:delText>
        </w:r>
      </w:del>
      <w:ins w:id="20" w:author="LQ.AI Commercial counsel" w:date="2026-06-24T09:20:24Z" w16du:dateUtc="2026-06-24T09:20:24Z">
        <w:r>
          <w:t>reason; provided that the Recipient may retain (i) copies stored on routine backup media until such backups are overwritten in the ordinary course of business, and (ii) copies required to be retained by applicable law or regulation. Any retained copies shall remain subject to this Agreement.</w:t>
        </w:r>
      </w:ins>
      <w:commentRangeEnd w:id="10"/>
      <w:r>
        <w:rPr>
          <w:rStyle w:val="CommentReference"/>
        </w:rPr>
        <w:commentReference w:id="10"/>
      </w:r>
    </w:p>
    <w:p>
      <w:pPr>
        <w:pStyle w:val="Heading1"/>
      </w:pPr>
      <w:r>
        <w:t>6. No Licence</w:t>
      </w:r>
    </w:p>
    <w:p>
      <w:r>
        <w:t xml:space="preserve">Nothing in this Agreement grants </w:t>
      </w:r>
      <w:commentRangeStart w:id="9"/>
      <w:del w:id="17" w:author="LQ.AI Commercial counsel" w:date="2026-06-24T09:20:24Z" w16du:dateUtc="2026-06-24T09:20:24Z">
        <w:r>
          <w:delText>the Recipient any licence or right in the</w:delText>
        </w:r>
      </w:del>
      <w:ins w:id="18" w:author="LQ.AI Commercial counsel" w:date="2026-06-24T09:20:24Z" w16du:dateUtc="2026-06-24T09:20:24Z">
        <w:r>
          <w:t>either Party any licence or right in the other Party's</w:t>
        </w:r>
      </w:ins>
      <w:commentRangeEnd w:id="9"/>
      <w:r>
        <w:rPr>
          <w:rStyle w:val="CommentReference"/>
        </w:rPr>
        <w:commentReference w:id="9"/>
      </w:r>
      <w:r>
        <w:t xml:space="preserve"> Confidential Information, and </w:t>
      </w:r>
      <w:commentRangeStart w:id="8"/>
      <w:del w:id="15" w:author="LQ.AI Commercial counsel" w:date="2026-06-24T09:20:24Z" w16du:dateUtc="2026-06-24T09:20:24Z">
        <w:r>
          <w:delText>the Discloser may pursue any opportunity with any third party without obligation to the Recipient.</w:delText>
        </w:r>
      </w:del>
      <w:ins w:id="16" w:author="LQ.AI Commercial counsel" w:date="2026-06-24T09:20:24Z" w16du:dateUtc="2026-06-24T09:20:24Z">
        <w:r>
          <w:t>neither Party shall have any obligation to the other by reason of this Agreement to pursue any business relationship.</w:t>
        </w:r>
      </w:ins>
      <w:commentRangeEnd w:id="8"/>
      <w:r>
        <w:rPr>
          <w:rStyle w:val="CommentReference"/>
        </w:rPr>
        <w:commentReference w:id="8"/>
      </w:r>
    </w:p>
    <w:p>
      <w:pPr>
        <w:pStyle w:val="Heading1"/>
      </w:pPr>
      <w:r>
        <w:t>7. Injunctive Relief</w:t>
      </w:r>
    </w:p>
    <w:p>
      <w:commentRangeStart w:id="7"/>
      <w:del w:id="13" w:author="LQ.AI Commercial counsel" w:date="2026-06-24T09:20:24Z" w16du:dateUtc="2026-06-24T09:20:24Z">
        <w:r>
          <w:delText>The Recipient</w:delText>
        </w:r>
      </w:del>
      <w:ins w:id="14" w:author="LQ.AI Commercial counsel" w:date="2026-06-24T09:20:24Z" w16du:dateUtc="2026-06-24T09:20:24Z">
        <w:r>
          <w:t>Each Party</w:t>
        </w:r>
      </w:ins>
      <w:commentRangeEnd w:id="7"/>
      <w:r>
        <w:rPr>
          <w:rStyle w:val="CommentReference"/>
        </w:rPr>
        <w:commentReference w:id="7"/>
      </w:r>
      <w:r>
        <w:t xml:space="preserve"> acknowledges that </w:t>
      </w:r>
      <w:commentRangeStart w:id="6"/>
      <w:del w:id="11" w:author="LQ.AI Commercial counsel" w:date="2026-06-24T09:20:24Z" w16du:dateUtc="2026-06-24T09:20:24Z">
        <w:r>
          <w:delText>any breach would</w:delText>
        </w:r>
      </w:del>
      <w:ins w:id="12" w:author="LQ.AI Commercial counsel" w:date="2026-06-24T09:20:24Z" w16du:dateUtc="2026-06-24T09:20:24Z">
        <w:r>
          <w:t>a breach of this Agreement may</w:t>
        </w:r>
      </w:ins>
      <w:commentRangeEnd w:id="6"/>
      <w:r>
        <w:rPr>
          <w:rStyle w:val="CommentReference"/>
        </w:rPr>
        <w:commentReference w:id="6"/>
      </w:r>
      <w:r>
        <w:t xml:space="preserve"> cause irreparable harm and agrees that the </w:t>
      </w:r>
      <w:commentRangeStart w:id="5"/>
      <w:del w:id="9" w:author="LQ.AI Commercial counsel" w:date="2026-06-24T09:20:24Z" w16du:dateUtc="2026-06-24T09:20:24Z">
        <w:r>
          <w:delText>Discloser shall be entitled to</w:delText>
        </w:r>
      </w:del>
      <w:ins w:id="10" w:author="LQ.AI Commercial counsel" w:date="2026-06-24T09:20:24Z" w16du:dateUtc="2026-06-24T09:20:24Z">
        <w:r>
          <w:t>non-breaching Party shall be entitled to seek</w:t>
        </w:r>
      </w:ins>
      <w:commentRangeEnd w:id="5"/>
      <w:r>
        <w:rPr>
          <w:rStyle w:val="CommentReference"/>
        </w:rPr>
        <w:commentReference w:id="5"/>
      </w:r>
      <w:r>
        <w:t xml:space="preserve"> injunctive relief without the requirement to post a bond or prove actual damages, in addition to any other </w:t>
      </w:r>
      <w:commentRangeStart w:id="4"/>
      <w:del w:id="7" w:author="LQ.AI Commercial counsel" w:date="2026-06-24T09:20:24Z" w16du:dateUtc="2026-06-24T09:20:24Z">
        <w:r>
          <w:delText>remedy.</w:delText>
        </w:r>
      </w:del>
      <w:ins w:id="8" w:author="LQ.AI Commercial counsel" w:date="2026-06-24T09:20:24Z" w16du:dateUtc="2026-06-24T09:20:24Z">
        <w:r>
          <w:t>remedies available at law or in equity.</w:t>
        </w:r>
      </w:ins>
      <w:commentRangeEnd w:id="4"/>
      <w:r>
        <w:rPr>
          <w:rStyle w:val="CommentReference"/>
        </w:rPr>
        <w:commentReference w:id="4"/>
      </w:r>
    </w:p>
    <w:p>
      <w:pPr>
        <w:pStyle w:val="Heading1"/>
      </w:pPr>
      <w:r>
        <w:t>8. No Warranty</w:t>
      </w:r>
    </w:p>
    <w:p>
      <w:r>
        <w:t xml:space="preserve">All Confidential Information is provided "AS IS". </w:t>
      </w:r>
      <w:commentRangeStart w:id="3"/>
      <w:del w:id="5" w:author="LQ.AI Commercial counsel" w:date="2026-06-24T09:20:24Z" w16du:dateUtc="2026-06-24T09:20:24Z">
        <w:r>
          <w:delText>The Discloser makes no representation or warranty as to its accuracy or completeness and shall have no liability to the Recipient arising from the Recipient's</w:delText>
        </w:r>
      </w:del>
      <w:ins w:id="6" w:author="LQ.AI Commercial counsel" w:date="2026-06-24T09:20:24Z" w16du:dateUtc="2026-06-24T09:20:24Z">
        <w:r>
          <w:t>Neither Party makes any representation or warranty as to the accuracy or completeness of its Confidential Information and neither Party shall have any liability to the other Party arising from the other Party's</w:t>
        </w:r>
      </w:ins>
      <w:commentRangeEnd w:id="3"/>
      <w:r>
        <w:rPr>
          <w:rStyle w:val="CommentReference"/>
        </w:rPr>
        <w:commentReference w:id="3"/>
      </w:r>
      <w:r>
        <w:t xml:space="preserve"> use of or reliance on it.</w:t>
      </w:r>
    </w:p>
    <w:p>
      <w:pPr>
        <w:pStyle w:val="Heading1"/>
      </w:pPr>
      <w:r>
        <w:t>9. Indemnity</w:t>
      </w:r>
    </w:p>
    <w:p>
      <w:commentRangeStart w:id="2"/>
      <w:del w:id="3" w:author="LQ.AI Commercial counsel" w:date="2026-06-24T09:20:24Z" w16du:dateUtc="2026-06-24T09:20:24Z">
        <w:r>
          <w:delText>The Recipient shall indemnify, defend and hold harmless the Discloser and its affiliates</w:delText>
        </w:r>
      </w:del>
      <w:ins w:id="4" w:author="LQ.AI Commercial counsel" w:date="2026-06-24T09:20:24Z" w16du:dateUtc="2026-06-24T09:20:24Z">
        <w:r>
          <w:t>Each Party shall indemnify, defend and hold harmless the other Party</w:t>
        </w:r>
      </w:ins>
      <w:commentRangeEnd w:id="2"/>
      <w:r>
        <w:rPr>
          <w:rStyle w:val="CommentReference"/>
        </w:rPr>
        <w:commentReference w:id="2"/>
      </w:r>
      <w:r>
        <w:t xml:space="preserve"> against any and all claims, losses, damages, liabilities and expenses arising from or in connection with </w:t>
      </w:r>
      <w:commentRangeStart w:id="1"/>
      <w:del w:id="1" w:author="LQ.AI Commercial counsel" w:date="2026-06-24T09:20:24Z" w16du:dateUtc="2026-06-24T09:20:24Z">
        <w:r>
          <w:delText>the Recipient's handling of the Confidential Information.</w:delText>
        </w:r>
      </w:del>
      <w:ins w:id="2" w:author="LQ.AI Commercial counsel" w:date="2026-06-24T09:20:24Z" w16du:dateUtc="2026-06-24T09:20:24Z">
        <w:r>
          <w:t>a material breach of its obligations under this Agreement.</w:t>
        </w:r>
      </w:ins>
      <w:commentRangeEnd w:id="1"/>
      <w:r>
        <w:rPr>
          <w:rStyle w:val="CommentReference"/>
        </w:rPr>
        <w:commentReference w:id="1"/>
      </w:r>
    </w:p>
    <w:p>
      <w:pPr>
        <w:pStyle w:val="Heading1"/>
      </w:pPr>
      <w:r>
        <w:t>10. Governing Law</w:t>
      </w:r>
    </w:p>
    <w:p>
      <w:r>
        <w:t>This Agreement is governed by the laws of the State of California, and the parties submit to the exclusive jurisdiction of the courts of California.</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09:20:24Z" w:initials="LCC">
    <w:p w14:paraId="F32B0EA0" w14:textId="77777777" w:rsidR="A21F22CF" w:rsidRDefault="A21F22CF" w:rsidP="A21F22CF">
      <w:pPr>
        <w:pStyle w:val="CommentText"/>
      </w:pPr>
      <w:r>
        <w:rPr>
          <w:rStyle w:val="CommentReference"/>
        </w:rPr>
        <w:annotationRef/>
      </w:r>
      <w:r>
        <w:t>Narrow the indemnity trigger from the vague and overbroad 'handling of Confidential Information' to a proportionate material-breach standard — an unfettered indemnity in an NDA is highly unusual.</w:t>
      </w:r>
    </w:p>
  </w:comment>
  <w:comment w:id="2" w:author="LQ.AI Commercial counsel" w:date="2026-06-24T09:20:24Z" w:initials="LCC">
    <w:p w14:paraId="4CE50244" w14:textId="77777777" w:rsidR="60DE35EA" w:rsidRDefault="60DE35EA" w:rsidP="60DE35EA">
      <w:pPr>
        <w:pStyle w:val="CommentText"/>
      </w:pPr>
      <w:r>
        <w:rPr>
          <w:rStyle w:val="CommentReference"/>
        </w:rPr>
        <w:annotationRef/>
      </w:r>
      <w:r>
        <w:t>Make the indemnity reciprocal so both parties bear the same obligation and both receive protection, rather than only the Recipient bearing all risk of claims.</w:t>
      </w:r>
    </w:p>
  </w:comment>
  <w:comment w:id="3" w:author="LQ.AI Commercial counsel" w:date="2026-06-24T09:20:24Z" w:initials="LCC">
    <w:p w14:paraId="3DD383D6" w14:textId="77777777" w:rsidR="BD81A1AC" w:rsidRDefault="BD81A1AC" w:rsidP="BD81A1AC">
      <w:pPr>
        <w:pStyle w:val="CommentText"/>
      </w:pPr>
      <w:r>
        <w:rPr>
          <w:rStyle w:val="CommentReference"/>
        </w:rPr>
        <w:annotationRef/>
      </w:r>
      <w:r>
        <w:t>Mutualise the disclaimer so both parties disclaim warranty on their own Confidential Information on equal terms — change only the party references, leave the structure bare.</w:t>
      </w:r>
    </w:p>
  </w:comment>
  <w:comment w:id="4" w:author="LQ.AI Commercial counsel" w:date="2026-06-24T09:20:24Z" w:initials="LCC">
    <w:p w14:paraId="BF135A58" w14:textId="77777777" w:rsidR="ECB6AB66" w:rsidRDefault="ECB6AB66" w:rsidP="ECB6AB66">
      <w:pPr>
        <w:pStyle w:val="CommentText"/>
      </w:pPr>
      <w:r>
        <w:rPr>
          <w:rStyle w:val="CommentReference"/>
        </w:rPr>
        <w:annotationRef/>
      </w:r>
      <w:r>
        <w:t>Broaden the savings clause from 'any other remedy' to 'any other remedies available at law or in equity' for completeness and legal precision.</w:t>
      </w:r>
    </w:p>
  </w:comment>
  <w:comment w:id="5" w:author="LQ.AI Commercial counsel" w:date="2026-06-24T09:20:24Z" w:initials="LCC">
    <w:p w14:paraId="D710EE75" w14:textId="77777777" w:rsidR="894C0BB2" w:rsidRDefault="894C0BB2" w:rsidP="894C0BB2">
      <w:pPr>
        <w:pStyle w:val="CommentText"/>
      </w:pPr>
      <w:r>
        <w:rPr>
          <w:rStyle w:val="CommentReference"/>
        </w:rPr>
        <w:annotationRef/>
      </w:r>
      <w:r>
        <w:t>Make the entitlement to injunctive relief reciprocal so that both parties, not just the Discloser, can seek equitable remedies for a breach.</w:t>
      </w:r>
    </w:p>
  </w:comment>
  <w:comment w:id="6" w:author="LQ.AI Commercial counsel" w:date="2026-06-24T09:20:24Z" w:initials="LCC">
    <w:p w14:paraId="BB035B45" w14:textId="77777777" w:rsidR="BB8A9842" w:rsidRDefault="BB8A9842" w:rsidP="BB8A9842">
      <w:pPr>
        <w:pStyle w:val="CommentText"/>
      </w:pPr>
      <w:r>
        <w:rPr>
          <w:rStyle w:val="CommentReference"/>
        </w:rPr>
        <w:annotationRef/>
      </w:r>
      <w:r>
        <w:t>Qualify the irreparable-harm presumption from automatic to potential, which is more legally defensible and prevents either party from claiming irreparable harm as a matter of course.</w:t>
      </w:r>
    </w:p>
  </w:comment>
  <w:comment w:id="7" w:author="LQ.AI Commercial counsel" w:date="2026-06-24T09:20:24Z" w:initials="LCC">
    <w:p w14:paraId="47383692" w14:textId="77777777" w:rsidR="4904461A" w:rsidRDefault="4904461A" w:rsidP="4904461A">
      <w:pPr>
        <w:pStyle w:val="CommentText"/>
      </w:pPr>
      <w:r>
        <w:rPr>
          <w:rStyle w:val="CommentReference"/>
        </w:rPr>
        <w:annotationRef/>
      </w:r>
      <w:r>
        <w:t>Make the irreparable-harm acknowledgement reciprocal so that both parties, not just the Recipient, are equally bound by the equitable remedies provision.</w:t>
      </w:r>
    </w:p>
  </w:comment>
  <w:comment w:id="8" w:author="LQ.AI Commercial counsel" w:date="2026-06-24T09:20:24Z" w:initials="LCC">
    <w:p w14:paraId="CB6F3170" w14:textId="77777777" w:rsidR="51429FDE" w:rsidRDefault="51429FDE" w:rsidP="51429FDE">
      <w:pPr>
        <w:pStyle w:val="CommentText"/>
      </w:pPr>
      <w:r>
        <w:rPr>
          <w:rStyle w:val="CommentReference"/>
        </w:rPr>
        <w:annotationRef/>
      </w:r>
      <w:r>
        <w:t>Mutualise the no-obligation clause so neither party is bound to pursue a business relationship — currently only the Discloser is protected from such obligation.</w:t>
      </w:r>
    </w:p>
  </w:comment>
  <w:comment w:id="9" w:author="LQ.AI Commercial counsel" w:date="2026-06-24T09:20:24Z" w:initials="LCC">
    <w:p w14:paraId="99B9079A" w14:textId="77777777" w:rsidR="53D0B63D" w:rsidRDefault="53D0B63D" w:rsidP="53D0B63D">
      <w:pPr>
        <w:pStyle w:val="CommentText"/>
      </w:pPr>
      <w:r>
        <w:rPr>
          <w:rStyle w:val="CommentReference"/>
        </w:rPr>
        <w:annotationRef/>
      </w:r>
      <w:r>
        <w:t>Mutualise the no-licence clause so that both parties' Confidential Information is equally protected from any implied licence grant.</w:t>
      </w:r>
    </w:p>
  </w:comment>
  <w:comment w:id="10" w:author="LQ.AI Commercial counsel" w:date="2026-06-24T09:20:24Z" w:initials="LCC">
    <w:p w14:paraId="E8EB0D9F" w14:textId="77777777" w:rsidR="FB791E94" w:rsidRDefault="FB791E94" w:rsidP="FB791E94">
      <w:pPr>
        <w:pStyle w:val="CommentText"/>
      </w:pPr>
      <w:r>
        <w:rPr>
          <w:rStyle w:val="CommentReference"/>
        </w:rPr>
        <w:annotationRef/>
      </w:r>
      <w:r>
        <w:t>Allow retention of backup and legally required copies — immediate deletion of all data is technically infeasible and may conflict with regulatory or legal hold obligations.</w:t>
      </w:r>
    </w:p>
  </w:comment>
  <w:comment w:id="11" w:author="LQ.AI Commercial counsel" w:date="2026-06-24T09:20:24Z" w:initials="LCC">
    <w:p w14:paraId="61404C77" w14:textId="77777777" w:rsidR="DEABA1DB" w:rsidRDefault="DEABA1DB" w:rsidP="DEABA1DB">
      <w:pPr>
        <w:pStyle w:val="CommentText"/>
      </w:pPr>
      <w:r>
        <w:rPr>
          <w:rStyle w:val="CommentReference"/>
        </w:rPr>
        <w:annotationRef/>
      </w:r>
      <w:r>
        <w:t>Preserve perpetual protection for trade secrets while capping the general term at 5 years — this follows standard mutual NDA practice and protects both parties' legitimate interests.</w:t>
      </w:r>
    </w:p>
  </w:comment>
  <w:comment w:id="12" w:author="LQ.AI Commercial counsel" w:date="2026-06-24T09:20:24Z" w:initials="LCC">
    <w:p w14:paraId="09D0FF1F" w14:textId="77777777" w:rsidR="1D096242" w:rsidRDefault="1D096242" w:rsidP="1D096242">
      <w:pPr>
        <w:pStyle w:val="CommentText"/>
      </w:pPr>
      <w:r>
        <w:rPr>
          <w:rStyle w:val="CommentReference"/>
        </w:rPr>
        <w:annotationRef/>
      </w:r>
      <w:r>
        <w:t>Align the survival trigger with the actual disclosure date so the 5-year term is measurable and operational rather than perpetually open-ended.</w:t>
      </w:r>
    </w:p>
  </w:comment>
  <w:comment w:id="13" w:author="LQ.AI Commercial counsel" w:date="2026-06-24T09:20:24Z" w:initials="LCC">
    <w:p w14:paraId="F0D61EB6" w14:textId="77777777" w:rsidR="E56802FD" w:rsidRDefault="E56802FD" w:rsidP="E56802FD">
      <w:pPr>
        <w:pStyle w:val="CommentText"/>
      </w:pPr>
      <w:r>
        <w:rPr>
          <w:rStyle w:val="CommentReference"/>
        </w:rPr>
        <w:annotationRef/>
      </w:r>
      <w:r>
        <w:t>Cap the perpetual confidentiality term to a standard and measurable 5-year period, which is the usual range for mutual commercial NDAs and avoids indefinite burden on the receiving party.</w:t>
      </w:r>
    </w:p>
  </w:comment>
  <w:comment w:id="14" w:author="LQ.AI Commercial counsel" w:date="2026-06-24T09:20:24Z" w:initials="LCC">
    <w:p w14:paraId="603DC4C5" w14:textId="77777777" w:rsidR="1E86136B" w:rsidRDefault="1E86136B" w:rsidP="1E86136B">
      <w:pPr>
        <w:pStyle w:val="CommentText"/>
      </w:pPr>
      <w:r>
        <w:rPr>
          <w:rStyle w:val="CommentReference"/>
        </w:rPr>
        <w:annotationRef/>
      </w:r>
      <w:r>
        <w:t>Add standard exclusion categories present in virtually every mutual NDA. The current single public-domain exclusion is unusually narrow and one-sided — the whole clause is one sentence that requires rebuilding.</w:t>
      </w:r>
    </w:p>
  </w:comment>
  <w:comment w:id="15" w:author="LQ.AI Commercial counsel" w:date="2026-06-24T09:20:24Z" w:initials="LCC">
    <w:p w14:paraId="633FDBDA" w14:textId="77777777" w:rsidR="66C194BD" w:rsidRDefault="66C194BD" w:rsidP="66C194BD">
      <w:pPr>
        <w:pStyle w:val="CommentText"/>
      </w:pPr>
      <w:r>
        <w:rPr>
          <w:rStyle w:val="CommentReference"/>
        </w:rPr>
        <w:annotationRef/>
      </w:r>
      <w:r>
        <w:t>Define Discloser and Recipient as contextual roles so every clause using these terms applies to whichever party discloses or receives in context, making the agreement truly mutual.</w:t>
      </w:r>
    </w:p>
  </w:comment>
  <w:comment w:id="16" w:author="LQ.AI Commercial counsel" w:date="2026-06-24T09:20:25Z" w:initials="LCC">
    <w:p w14:paraId="0685668B" w14:textId="77777777" w:rsidR="42594B25" w:rsidRDefault="42594B25" w:rsidP="42594B25">
      <w:pPr>
        <w:pStyle w:val="CommentText"/>
      </w:pPr>
      <w:r>
        <w:rPr>
          <w:rStyle w:val="CommentReference"/>
        </w:rPr>
        <w:annotationRef/>
      </w:r>
      <w:r>
        <w:t>Define our client neutrally so that Discloser and Recipient become contextual roles applying to whichever party discloses or receives in a given instance.</w:t>
      </w:r>
    </w:p>
  </w:comment>
  <w:comment w:id="17" w:author="LQ.AI Commercial counsel" w:date="2026-06-24T09:20:25Z" w:initials="LCC">
    <w:p w14:paraId="53EACAD0" w14:textId="77777777" w:rsidR="F632A65B" w:rsidRDefault="F632A65B" w:rsidP="F632A65B">
      <w:pPr>
        <w:pStyle w:val="CommentText"/>
      </w:pPr>
      <w:r>
        <w:rPr>
          <w:rStyle w:val="CommentReference"/>
        </w:rPr>
        <w:annotationRef/>
      </w:r>
      <w:r>
        <w:t>Define Aegis neutrally so Discloser and Recipient become contextual roles rather than fixed party labels, making the agreement genuinely mutual.</w:t>
      </w:r>
    </w:p>
  </w:comment>
</w:comments>
</file>

<file path=word/commentsExtended1.xml><?xml version="1.0" encoding="utf-8"?>
<w15:commentsEx xmlns:w15="http://schemas.microsoft.com/office/word/2012/wordml">
  <w15:commentEx w15:paraId="F32B0EA0" w15:done="0"/>
  <w15:commentEx w15:paraId="4CE50244" w15:done="0"/>
  <w15:commentEx w15:paraId="3DD383D6" w15:done="0"/>
  <w15:commentEx w15:paraId="BF135A58" w15:done="0"/>
  <w15:commentEx w15:paraId="D710EE75" w15:done="0"/>
  <w15:commentEx w15:paraId="BB035B45" w15:done="0"/>
  <w15:commentEx w15:paraId="47383692" w15:done="0"/>
  <w15:commentEx w15:paraId="CB6F3170" w15:done="0"/>
  <w15:commentEx w15:paraId="99B9079A" w15:done="0"/>
  <w15:commentEx w15:paraId="E8EB0D9F" w15:done="0"/>
  <w15:commentEx w15:paraId="61404C77" w15:done="0"/>
  <w15:commentEx w15:paraId="09D0FF1F" w15:done="0"/>
  <w15:commentEx w15:paraId="F0D61EB6" w15:done="0"/>
  <w15:commentEx w15:paraId="603DC4C5" w15:done="0"/>
  <w15:commentEx w15:paraId="633FDBDA" w15:done="0"/>
  <w15:commentEx w15:paraId="0685668B" w15:done="0"/>
  <w15:commentEx w15:paraId="53EACAD0" w15:done="0"/>
</w15:commentsEx>
</file>

<file path=word/commentsExtensible1.xml><?xml version="1.0" encoding="utf-8"?>
<w16cex:commentsExtensible xmlns:w16cex="http://schemas.microsoft.com/office/word/2018/wordml/cex">
  <w16cex:commentExtensible w16cex:durableId="DCB024DE" w16cex:dateUtc="2026-06-24T09:20:24Z"/>
  <w16cex:commentExtensible w16cex:durableId="80D0D146" w16cex:dateUtc="2026-06-24T09:20:24Z"/>
  <w16cex:commentExtensible w16cex:durableId="935702AB" w16cex:dateUtc="2026-06-24T09:20:24Z"/>
  <w16cex:commentExtensible w16cex:durableId="F8F1E6A5" w16cex:dateUtc="2026-06-24T09:20:24Z"/>
  <w16cex:commentExtensible w16cex:durableId="9D0B76F6" w16cex:dateUtc="2026-06-24T09:20:24Z"/>
  <w16cex:commentExtensible w16cex:durableId="3D3B6CCE" w16cex:dateUtc="2026-06-24T09:20:24Z"/>
  <w16cex:commentExtensible w16cex:durableId="CF5EA2C3" w16cex:dateUtc="2026-06-24T09:20:24Z"/>
  <w16cex:commentExtensible w16cex:durableId="30C71CA6" w16cex:dateUtc="2026-06-24T09:20:24Z"/>
  <w16cex:commentExtensible w16cex:durableId="AB99B261" w16cex:dateUtc="2026-06-24T09:20:24Z"/>
  <w16cex:commentExtensible w16cex:durableId="340D673E" w16cex:dateUtc="2026-06-24T09:20:24Z"/>
  <w16cex:commentExtensible w16cex:durableId="9234802B" w16cex:dateUtc="2026-06-24T09:20:24Z"/>
  <w16cex:commentExtensible w16cex:durableId="B9D0687F" w16cex:dateUtc="2026-06-24T09:20:24Z"/>
  <w16cex:commentExtensible w16cex:durableId="8910F623" w16cex:dateUtc="2026-06-24T09:20:24Z"/>
  <w16cex:commentExtensible w16cex:durableId="783385D5" w16cex:dateUtc="2026-06-24T09:20:24Z"/>
  <w16cex:commentExtensible w16cex:durableId="6C491255" w16cex:dateUtc="2026-06-24T09:20:24Z"/>
  <w16cex:commentExtensible w16cex:durableId="EBFA50EF" w16cex:dateUtc="2026-06-24T09:20:25Z"/>
  <w16cex:commentExtensible w16cex:durableId="424F8F3C" w16cex:dateUtc="2026-06-24T09:20:25Z"/>
</w16cex:commentsExtensible>
</file>

<file path=word/commentsIds1.xml><?xml version="1.0" encoding="utf-8"?>
<w16cid:commentsIds xmlns:w16cid="http://schemas.microsoft.com/office/word/2016/wordml/cid">
  <w16cid:commentId w16cid:paraId="F32B0EA0" w16cid:durableId="DCB024DE"/>
  <w16cid:commentId w16cid:paraId="4CE50244" w16cid:durableId="80D0D146"/>
  <w16cid:commentId w16cid:paraId="3DD383D6" w16cid:durableId="935702AB"/>
  <w16cid:commentId w16cid:paraId="BF135A58" w16cid:durableId="F8F1E6A5"/>
  <w16cid:commentId w16cid:paraId="D710EE75" w16cid:durableId="9D0B76F6"/>
  <w16cid:commentId w16cid:paraId="BB035B45" w16cid:durableId="3D3B6CCE"/>
  <w16cid:commentId w16cid:paraId="47383692" w16cid:durableId="CF5EA2C3"/>
  <w16cid:commentId w16cid:paraId="CB6F3170" w16cid:durableId="30C71CA6"/>
  <w16cid:commentId w16cid:paraId="99B9079A" w16cid:durableId="AB99B261"/>
  <w16cid:commentId w16cid:paraId="E8EB0D9F" w16cid:durableId="340D673E"/>
  <w16cid:commentId w16cid:paraId="61404C77" w16cid:durableId="9234802B"/>
  <w16cid:commentId w16cid:paraId="09D0FF1F" w16cid:durableId="B9D0687F"/>
  <w16cid:commentId w16cid:paraId="F0D61EB6" w16cid:durableId="8910F623"/>
  <w16cid:commentId w16cid:paraId="603DC4C5" w16cid:durableId="783385D5"/>
  <w16cid:commentId w16cid:paraId="633FDBDA" w16cid:durableId="6C491255"/>
  <w16cid:commentId w16cid:paraId="0685668B" w16cid:durableId="EBFA50EF"/>
  <w16cid:commentId w16cid:paraId="53EACAD0" w16cid:durableId="424F8F3C"/>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