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SAAS AND SERVICES AGREEMENT</w:t>
      </w:r>
    </w:p>
    <w:p>
      <w:r>
        <w:t>This Master SaaS and Services Agreement is entered into between Helios Platforms Inc. (the "Provider") and the customer identified in the Order Form (the "Customer"), and governs the Customer's access to the Provider's hosted platform and the professional services described in any Order Form or Statement of Work.</w:t>
      </w:r>
    </w:p>
    <w:p>
      <w:pPr>
        <w:pStyle w:val="Heading1"/>
      </w:pPr>
      <w:r>
        <w:t>1. Definitions</w:t>
      </w:r>
    </w:p>
    <w:p>
      <w:r>
        <w:t>"Order Form" means an ordering document executed by the parties. "Services" means the Provider's hosted platform and any professional services ordered. "Customer Data" means data submitted by or on behalf of the Customer to the Services. "Confidential Information" means non-public information disclosed by a party that is marked confidential or that a reasonable person would understand to be confidential. "Deliverables" means items the Provider is engaged to create for the Customer under a Statement of Work.</w:t>
      </w:r>
    </w:p>
    <w:p>
      <w:pPr>
        <w:pStyle w:val="Heading1"/>
      </w:pPr>
      <w:r>
        <w:t>2. Fees and Payment</w:t>
      </w:r>
    </w:p>
    <w:p>
      <w:r>
        <w:t xml:space="preserve">The Customer shall pay the fees set out in each Order Form. Undisputed invoices are payable within thirty (30) days of the invoice date, and the Customer may withhold any amount it disputes in good faith pending resolution. The Provider may increase the fees for any renewal term, and may also increase the fees during a term </w:t>
      </w:r>
      <w:commentRangeStart w:id="9"/>
      <w:del w:id="26" w:author="LQ.AI Commercial counsel" w:date="2026-06-24T13:29:16Z" w16du:dateUtc="2026-06-24T13:29:16Z">
        <w:r>
          <w:delText>at any time in its sole discretion on thirty (30) days notice</w:delText>
        </w:r>
      </w:del>
      <w:ins w:id="27" w:author="LQ.AI Commercial counsel" w:date="2026-06-24T13:29:16Z" w16du:dateUtc="2026-06-24T13:29:16Z">
        <w:r>
          <w:t>by mutual written agreement of the parties</w:t>
        </w:r>
      </w:ins>
      <w:commentRangeEnd w:id="9"/>
      <w:r>
        <w:rPr>
          <w:rStyle w:val="CommentReference"/>
        </w:rPr>
        <w:commentReference w:id="9"/>
      </w:r>
      <w:r>
        <w:t>. Fees are exclusive of taxes, which the Customer is responsible for other than taxes on the Provider's income.</w:t>
      </w:r>
    </w:p>
    <w:p>
      <w:pPr>
        <w:pStyle w:val="Heading1"/>
      </w:pPr>
      <w:r>
        <w:t>3. Warranties</w:t>
      </w:r>
    </w:p>
    <w:p>
      <w:r>
        <w:t xml:space="preserve">The Provider warrants that the Services will perform materially in accordance with the applicable documentation during the term, and that it will provide the professional services in a professional and workmanlike manner. If the Services do not conform, the Provider will use reasonable efforts to correct the non-conformity, and if it cannot do so within thirty (30) days the Customer may terminate the affected Order Form and receive a refund of prepaid, unused fees. EXCEPT FOR THE EXPRESS WARRANTIES IN THIS SECTION, THE SERVICES AND DELIVERABLES ARE PROVIDED AS IS AND THE PROVIDER DISCLAIMS ALL OTHER WARRANTIES, INCLUDING THE IMPLIED WARRANTIES OF MERCHANTABILITY, FITNESS FOR A PARTICULAR PURPOSE, </w:t>
      </w:r>
      <w:commentRangeStart w:id="8"/>
      <w:del w:id="25" w:author="LQ.AI Commercial counsel" w:date="2026-06-24T13:29:16Z" w16du:dateUtc="2026-06-24T13:29:16Z">
        <w:r>
          <w:delText xml:space="preserve">NON-INFRINGEMENT, </w:delText>
        </w:r>
      </w:del>
      <w:commentRangeEnd w:id="8"/>
      <w:r>
        <w:rPr>
          <w:rStyle w:val="CommentReference"/>
        </w:rPr>
        <w:commentReference w:id="8"/>
      </w:r>
      <w:r>
        <w:t>AND ANY WARRANTY THAT THE SERVICES WILL BE UNINTERRUPTED OR ERROR-FREE.</w:t>
      </w:r>
    </w:p>
    <w:p>
      <w:pPr>
        <w:pStyle w:val="Heading1"/>
      </w:pPr>
      <w:r>
        <w:t>4. Intellectual Property</w:t>
      </w:r>
    </w:p>
    <w:p>
      <w:r>
        <w:t>As between the parties, each party retains all right, title and interest in and to its own background intellectual property, being intellectual property owned or developed independently of this Agreement. The Provider retains all right, title and interest in the Services and its platform. All right, title and interest in the Deliverables, and in any configurations and customisations developed under a Statement of Work</w:t>
      </w:r>
      <w:commentRangeStart w:id="7"/>
      <w:ins w:id="24" w:author="LQ.AI Commercial counsel" w:date="2026-06-24T13:29:16Z" w16du:dateUtc="2026-06-24T13:29:16Z">
        <w:r>
          <w:t xml:space="preserve"> for the Customer</w:t>
        </w:r>
      </w:ins>
      <w:commentRangeEnd w:id="7"/>
      <w:r>
        <w:rPr>
          <w:rStyle w:val="CommentReference"/>
        </w:rPr>
        <w:commentReference w:id="7"/>
      </w:r>
      <w:r>
        <w:t xml:space="preserve">, shall vest exclusively in the </w:t>
      </w:r>
      <w:del w:id="22" w:author="LQ.AI Commercial counsel" w:date="2026-06-24T13:29:16Z" w16du:dateUtc="2026-06-24T13:29:16Z">
        <w:r>
          <w:delText>Provider</w:delText>
        </w:r>
      </w:del>
      <w:ins w:id="23" w:author="LQ.AI Commercial counsel" w:date="2026-06-24T13:29:16Z" w16du:dateUtc="2026-06-24T13:29:16Z">
        <w:r>
          <w:t>Customer</w:t>
        </w:r>
      </w:ins>
      <w:r>
        <w:t xml:space="preserve"> on creation, </w:t>
      </w:r>
      <w:del w:id="20" w:author="LQ.AI Commercial counsel" w:date="2026-06-24T13:29:16Z" w16du:dateUtc="2026-06-24T13:29:16Z">
        <w:r>
          <w:delText>and the Customer receives only a non-exclusive licence to use them</w:delText>
        </w:r>
      </w:del>
      <w:ins w:id="21" w:author="LQ.AI Commercial counsel" w:date="2026-06-24T13:29:16Z" w16du:dateUtc="2026-06-24T13:29:16Z">
        <w:r>
          <w:t>provided that the Provider retains ownership of its pre-existing intellectual property. The Customer receives a perpetual, non-exclusive, worldwide licence to use any Provider intellectual property incorporated in the Deliverables</w:t>
        </w:r>
      </w:ins>
      <w:r>
        <w:t xml:space="preserve"> for its internal business purposes. Each party may use any general skills, know-how and feedback arising from the engagement.</w:t>
      </w:r>
    </w:p>
    <w:p>
      <w:pPr>
        <w:pStyle w:val="Heading1"/>
      </w:pPr>
      <w:r>
        <w:t>5. Indemnification</w:t>
      </w:r>
    </w:p>
    <w:p>
      <w:r>
        <w:t xml:space="preserve">The Provider shall defend the Customer against any third-party claim that the Services as provided infringe a patent, copyright or trade secret of that third party, and shall indemnify the Customer against damages finally awarded. The Customer shall indemnify, defend and hold harmless the Provider against any and all claims, losses and expenses arising from or in connection with the Customer's </w:t>
      </w:r>
      <w:commentRangeStart w:id="6"/>
      <w:del w:id="18" w:author="LQ.AI Commercial counsel" w:date="2026-06-24T13:29:16Z" w16du:dateUtc="2026-06-24T13:29:16Z">
        <w:r>
          <w:delText>use</w:delText>
        </w:r>
      </w:del>
      <w:ins w:id="19" w:author="LQ.AI Commercial counsel" w:date="2026-06-24T13:29:16Z" w16du:dateUtc="2026-06-24T13:29:16Z">
        <w:r>
          <w:t>breach</w:t>
        </w:r>
      </w:ins>
      <w:commentRangeEnd w:id="6"/>
      <w:r>
        <w:rPr>
          <w:rStyle w:val="CommentReference"/>
        </w:rPr>
        <w:commentReference w:id="6"/>
      </w:r>
      <w:r>
        <w:t xml:space="preserve"> of </w:t>
      </w:r>
      <w:del w:id="16" w:author="LQ.AI Commercial counsel" w:date="2026-06-24T13:29:16Z" w16du:dateUtc="2026-06-24T13:29:16Z">
        <w:r>
          <w:delText>the Services</w:delText>
        </w:r>
      </w:del>
      <w:ins w:id="17" w:author="LQ.AI Commercial counsel" w:date="2026-06-24T13:29:16Z" w16du:dateUtc="2026-06-24T13:29:16Z">
        <w:r>
          <w:t>this Agreement or violation of applicable law</w:t>
        </w:r>
      </w:ins>
      <w:r>
        <w:t xml:space="preserve">. The party seeking indemnity shall give the indemnifying party prompt written notice of the claim, shall permit the indemnifying party to control the defence and settlement of the claim, and shall provide reasonable cooperation at the indemnifying party's expense; provided that the indemnifying party may </w:t>
      </w:r>
      <w:commentRangeStart w:id="5"/>
      <w:ins w:id="15" w:author="LQ.AI Commercial counsel" w:date="2026-06-24T13:29:16Z" w16du:dateUtc="2026-06-24T13:29:16Z">
        <w:r>
          <w:t xml:space="preserve">not </w:t>
        </w:r>
      </w:ins>
      <w:commentRangeEnd w:id="5"/>
      <w:r>
        <w:rPr>
          <w:rStyle w:val="CommentReference"/>
        </w:rPr>
        <w:commentReference w:id="5"/>
      </w:r>
      <w:r>
        <w:t xml:space="preserve">settle any claim </w:t>
      </w:r>
      <w:del w:id="13" w:author="LQ.AI Commercial counsel" w:date="2026-06-24T13:29:16Z" w16du:dateUtc="2026-06-24T13:29:16Z">
        <w:r>
          <w:delText>in its sole discretion</w:delText>
        </w:r>
      </w:del>
      <w:ins w:id="14" w:author="LQ.AI Commercial counsel" w:date="2026-06-24T13:29:16Z" w16du:dateUtc="2026-06-24T13:29:16Z">
        <w:r>
          <w:t>without the indemnified party's prior written consent, which shall not be unreasonably withheld or conditioned</w:t>
        </w:r>
      </w:ins>
      <w:r>
        <w:t>.</w:t>
      </w:r>
    </w:p>
    <w:p>
      <w:pPr>
        <w:pStyle w:val="Heading1"/>
      </w:pPr>
      <w:r>
        <w:t>6. Limitation of Liability</w:t>
      </w:r>
    </w:p>
    <w:p>
      <w:r>
        <w:t xml:space="preserve">Except for the excluded matters described below, neither party shall be liable for any indirect, incidental, special, consequential or punitive damages, or for any loss of profits, revenue, goodwill or anticipated savings, arising out of or in connection with this Agreement, even if advised of the possibility of such damages. </w:t>
      </w:r>
      <w:commentRangeStart w:id="4"/>
      <w:ins w:id="12" w:author="LQ.AI Commercial counsel" w:date="2026-06-24T13:29:16Z" w16du:dateUtc="2026-06-24T13:29:16Z">
        <w:r>
          <w:t xml:space="preserve">For the avoidance of doubt, loss or corruption of Customer Data shall be deemed direct damages and shall not be subject to the exclusion in the preceding sentence. </w:t>
        </w:r>
      </w:ins>
      <w:commentRangeEnd w:id="4"/>
      <w:r>
        <w:rPr>
          <w:rStyle w:val="CommentReference"/>
        </w:rPr>
        <w:commentReference w:id="4"/>
      </w:r>
      <w:r>
        <w:t xml:space="preserve">Except for the excluded matters described below, each party's total aggregate liability arising out of or in connection with this Agreement shall not exceed the total fees paid or payable by the Customer under the applicable Order Form in the </w:t>
      </w:r>
      <w:commentRangeStart w:id="3"/>
      <w:del w:id="10" w:author="LQ.AI Commercial counsel" w:date="2026-06-24T13:29:16Z" w16du:dateUtc="2026-06-24T13:29:16Z">
        <w:r>
          <w:delText>six</w:delText>
        </w:r>
      </w:del>
      <w:ins w:id="11" w:author="LQ.AI Commercial counsel" w:date="2026-06-24T13:29:16Z" w16du:dateUtc="2026-06-24T13:29:16Z">
        <w:r>
          <w:t>twelve</w:t>
        </w:r>
      </w:ins>
      <w:commentRangeEnd w:id="3"/>
      <w:r>
        <w:rPr>
          <w:rStyle w:val="CommentReference"/>
        </w:rPr>
        <w:commentReference w:id="3"/>
      </w:r>
      <w:r>
        <w:t xml:space="preserve"> (</w:t>
      </w:r>
      <w:del w:id="8" w:author="LQ.AI Commercial counsel" w:date="2026-06-24T13:29:16Z" w16du:dateUtc="2026-06-24T13:29:16Z">
        <w:r>
          <w:delText>6</w:delText>
        </w:r>
      </w:del>
      <w:ins w:id="9" w:author="LQ.AI Commercial counsel" w:date="2026-06-24T13:29:16Z" w16du:dateUtc="2026-06-24T13:29:16Z">
        <w:r>
          <w:t>12</w:t>
        </w:r>
      </w:ins>
      <w:r>
        <w:t>) months preceding the event giving rise to the claim. The excluded matters, to which no limitation or exclusion in this section applies, are liability for death or personal injury caused by negligence</w:t>
      </w:r>
      <w:commentRangeStart w:id="2"/>
      <w:del w:id="6" w:author="LQ.AI Commercial counsel" w:date="2026-06-24T13:29:16Z" w16du:dateUtc="2026-06-24T13:29:16Z">
        <w:r>
          <w:delText xml:space="preserve"> and</w:delText>
        </w:r>
      </w:del>
      <w:ins w:id="7" w:author="LQ.AI Commercial counsel" w:date="2026-06-24T13:29:16Z" w16du:dateUtc="2026-06-24T13:29:16Z">
        <w:r>
          <w:t>,</w:t>
        </w:r>
      </w:ins>
      <w:commentRangeEnd w:id="2"/>
      <w:r>
        <w:rPr>
          <w:rStyle w:val="CommentReference"/>
        </w:rPr>
        <w:commentReference w:id="2"/>
      </w:r>
      <w:r>
        <w:t xml:space="preserve"> liability for fraud or fraudulent misrepresentation</w:t>
      </w:r>
      <w:ins w:id="5" w:author="LQ.AI Commercial counsel" w:date="2026-06-24T13:29:16Z" w16du:dateUtc="2026-06-24T13:29:16Z">
        <w:r>
          <w:t>, liability for breach of confidentiality, liability for breach of data protection obligations, and liability for infringement of the other party's intellectual property rights</w:t>
        </w:r>
      </w:ins>
      <w:r>
        <w:t xml:space="preserve">. No claim may be brought under this Agreement more than </w:t>
      </w:r>
      <w:commentRangeStart w:id="1"/>
      <w:del w:id="3" w:author="LQ.AI Commercial counsel" w:date="2026-06-24T13:29:16Z" w16du:dateUtc="2026-06-24T13:29:16Z">
        <w:r>
          <w:delText>six</w:delText>
        </w:r>
      </w:del>
      <w:ins w:id="4" w:author="LQ.AI Commercial counsel" w:date="2026-06-24T13:29:16Z" w16du:dateUtc="2026-06-24T13:29:16Z">
        <w:r>
          <w:t>twenty-four</w:t>
        </w:r>
      </w:ins>
      <w:commentRangeEnd w:id="1"/>
      <w:r>
        <w:rPr>
          <w:rStyle w:val="CommentReference"/>
        </w:rPr>
        <w:commentReference w:id="1"/>
      </w:r>
      <w:r>
        <w:t xml:space="preserve"> (</w:t>
      </w:r>
      <w:del w:id="1" w:author="LQ.AI Commercial counsel" w:date="2026-06-24T13:29:16Z" w16du:dateUtc="2026-06-24T13:29:16Z">
        <w:r>
          <w:delText>6</w:delText>
        </w:r>
      </w:del>
      <w:ins w:id="2" w:author="LQ.AI Commercial counsel" w:date="2026-06-24T13:29:16Z" w16du:dateUtc="2026-06-24T13:29:16Z">
        <w:r>
          <w:t>24</w:t>
        </w:r>
      </w:ins>
      <w:r>
        <w:t>) months after the date on which the cause of action first arose.</w:t>
      </w:r>
    </w:p>
    <w:p>
      <w:pPr>
        <w:pStyle w:val="Heading1"/>
      </w:pPr>
      <w:r>
        <w:t>7. Term and Termination</w:t>
      </w:r>
    </w:p>
    <w:p>
      <w:r>
        <w:t>This Agreement continues for the term stated in the Order Form and renews automatically for successive terms of equal length unless either party gives sixty (60) days written notice of non-renewal. Either party may terminate for the other's material breach not cured within thirty (30) days of written notice. On expiry or termination the Customer may export Customer Data for thirty (30) days, after which the Provider may delete it.</w:t>
      </w:r>
    </w:p>
    <w:p>
      <w:pPr>
        <w:pStyle w:val="Heading1"/>
      </w:pPr>
      <w:r>
        <w:t>8. Governing Law</w:t>
      </w:r>
    </w:p>
    <w:p>
      <w:r>
        <w:t>This Agreement is governed by the laws of the State of New York, and the parties submit to the exclusive jurisdiction of the courts located in New York County, New York.</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13:29:16Z" w:initials="LCC">
    <w:p w14:paraId="F703D796" w14:textId="77777777" w:rsidR="ED58CCC8" w:rsidRDefault="ED58CCC8" w:rsidP="ED58CCC8">
      <w:pPr>
        <w:pStyle w:val="CommentText"/>
      </w:pPr>
      <w:r>
        <w:rPr>
          <w:rStyle w:val="CommentReference"/>
        </w:rPr>
        <w:annotationRef/>
      </w:r>
      <w:r>
        <w:t>A six-month time-bar is unusually short and could bar valid claims before the Customer reasonably discovers them. The statutory limitations period in New York is six years; 24 months is a proportionate contractual shortening.</w:t>
      </w:r>
    </w:p>
  </w:comment>
  <w:comment w:id="2" w:author="LQ.AI Commercial counsel" w:date="2026-06-24T13:29:16Z" w:initials="LCC">
    <w:p w14:paraId="8D7942F4" w14:textId="77777777" w:rsidR="89747439" w:rsidRDefault="89747439" w:rsidP="89747439">
      <w:pPr>
        <w:pStyle w:val="CommentText"/>
      </w:pPr>
      <w:r>
        <w:rPr>
          <w:rStyle w:val="CommentReference"/>
        </w:rPr>
        <w:annotationRef/>
      </w:r>
      <w:r>
        <w:t>Breach of confidentiality and data protection obligations carry unquantifiable reputational and regulatory risk that cannot be remedied within a fee-based cap. IP infringement liability should match the Provider's express indemnity in §5.</w:t>
      </w:r>
    </w:p>
  </w:comment>
  <w:comment w:id="3" w:author="LQ.AI Commercial counsel" w:date="2026-06-24T13:29:16Z" w:initials="LCC">
    <w:p w14:paraId="B3833AC6" w14:textId="77777777" w:rsidR="F88FF946" w:rsidRDefault="F88FF946" w:rsidP="F88FF946">
      <w:pPr>
        <w:pStyle w:val="CommentText"/>
      </w:pPr>
      <w:r>
        <w:rPr>
          <w:rStyle w:val="CommentReference"/>
        </w:rPr>
        <w:annotationRef/>
      </w:r>
      <w:r>
        <w:t>A six-month fee cap is too narrow for an ongoing subscription relationship. Twelve months is a more proportionate cap aligned with standard enterprise SaaS practice.</w:t>
      </w:r>
    </w:p>
  </w:comment>
  <w:comment w:id="4" w:author="LQ.AI Commercial counsel" w:date="2026-06-24T13:29:16Z" w:initials="LCC">
    <w:p w14:paraId="B6941771" w14:textId="77777777" w:rsidR="3FEA9ADD" w:rsidRDefault="3FEA9ADD" w:rsidP="3FEA9ADD">
      <w:pPr>
        <w:pStyle w:val="CommentText"/>
      </w:pPr>
      <w:r>
        <w:rPr>
          <w:rStyle w:val="CommentReference"/>
        </w:rPr>
        <w:annotationRef/>
      </w:r>
      <w:r>
        <w:t>Loss of Customer Data can cause real operational harm that a court could characterise as consequential. Deeming it direct loss ensures the Customer can recover for data loss without overcoming the indirect-damages bar.</w:t>
      </w:r>
    </w:p>
  </w:comment>
  <w:comment w:id="5" w:author="LQ.AI Commercial counsel" w:date="2026-06-24T13:29:16Z" w:initials="LCC">
    <w:p w14:paraId="59D82BAD" w14:textId="77777777" w:rsidR="55B7AC37" w:rsidRDefault="55B7AC37" w:rsidP="55B7AC37">
      <w:pPr>
        <w:pStyle w:val="CommentText"/>
      </w:pPr>
      <w:r>
        <w:rPr>
          <w:rStyle w:val="CommentReference"/>
        </w:rPr>
        <w:annotationRef/>
      </w:r>
      <w:r>
        <w:t>Unilateral settlement discretion could allow the indemnifying party to settle a claim in a way that admits fault or imposes obligations on the indemnified party without its consent. Mutual consent protection is standard.</w:t>
      </w:r>
    </w:p>
  </w:comment>
  <w:comment w:id="6" w:author="LQ.AI Commercial counsel" w:date="2026-06-24T13:29:16Z" w:initials="LCC">
    <w:p w14:paraId="27BCF1D5" w14:textId="77777777" w:rsidR="DF57A017" w:rsidRDefault="DF57A017" w:rsidP="DF57A017">
      <w:pPr>
        <w:pStyle w:val="CommentText"/>
      </w:pPr>
      <w:r>
        <w:rPr>
          <w:rStyle w:val="CommentReference"/>
        </w:rPr>
        <w:annotationRef/>
      </w:r>
      <w:r>
        <w:t>The current trigger — 'arising from or in connection with the Customer's use of the Services' — is overbroad and could capture claims caused by the Provider's own acts or omissions. Narrowing to breach or legal violation aligns with standard commercial practice.</w:t>
      </w:r>
    </w:p>
  </w:comment>
  <w:comment w:id="7" w:author="LQ.AI Commercial counsel" w:date="2026-06-24T13:29:16Z" w:initials="LCC">
    <w:p w14:paraId="88A3A81B" w14:textId="77777777" w:rsidR="80AE8AC2" w:rsidRDefault="80AE8AC2" w:rsidP="80AE8AC2">
      <w:pPr>
        <w:pStyle w:val="CommentText"/>
      </w:pPr>
      <w:r>
        <w:rPr>
          <w:rStyle w:val="CommentReference"/>
        </w:rPr>
        <w:annotationRef/>
      </w:r>
      <w:r>
        <w:t>The Customer pays for Deliverables and configurations custom-built for its needs; the party commissioning and funding the work should own the resulting work product. Provider's pre-existing tools are protected by the ownership carve-out.</w:t>
      </w:r>
    </w:p>
  </w:comment>
  <w:comment w:id="8" w:author="LQ.AI Commercial counsel" w:date="2026-06-24T13:29:16Z" w:initials="LCC">
    <w:p w14:paraId="D34146F8" w14:textId="77777777" w:rsidR="6DAE45B8" w:rsidRDefault="6DAE45B8" w:rsidP="6DAE45B8">
      <w:pPr>
        <w:pStyle w:val="CommentText"/>
      </w:pPr>
      <w:r>
        <w:rPr>
          <w:rStyle w:val="CommentReference"/>
        </w:rPr>
        <w:annotationRef/>
      </w:r>
      <w:r>
        <w:t>Disclaiming the implied warranty of non-infringement contradicts the Provider's express IP indemnity in §5 and would leave the Customer unprotected if the Services unknowingly infringe a third party's rights.</w:t>
      </w:r>
    </w:p>
  </w:comment>
  <w:comment w:id="9" w:author="LQ.AI Commercial counsel" w:date="2026-06-24T13:29:16Z" w:initials="LCC">
    <w:p w14:paraId="58707339" w14:textId="77777777" w:rsidR="0ECAB5C6" w:rsidRDefault="0ECAB5C6" w:rsidP="0ECAB5C6">
      <w:pPr>
        <w:pStyle w:val="CommentText"/>
      </w:pPr>
      <w:r>
        <w:rPr>
          <w:rStyle w:val="CommentReference"/>
        </w:rPr>
        <w:annotationRef/>
      </w:r>
      <w:r>
        <w:t>A unilateral mid-term fee increase locks the Customer into unanticipated costs with no recourse. Any in-term pricing change should require both parties' consent, while renewal-period increases remain flexible.</w:t>
      </w:r>
    </w:p>
  </w:comment>
</w:comments>
</file>

<file path=word/commentsExtended1.xml><?xml version="1.0" encoding="utf-8"?>
<w15:commentsEx xmlns:w15="http://schemas.microsoft.com/office/word/2012/wordml">
  <w15:commentEx w15:paraId="F703D796" w15:done="0"/>
  <w15:commentEx w15:paraId="8D7942F4" w15:done="0"/>
  <w15:commentEx w15:paraId="B3833AC6" w15:done="0"/>
  <w15:commentEx w15:paraId="B6941771" w15:done="0"/>
  <w15:commentEx w15:paraId="59D82BAD" w15:done="0"/>
  <w15:commentEx w15:paraId="27BCF1D5" w15:done="0"/>
  <w15:commentEx w15:paraId="88A3A81B" w15:done="0"/>
  <w15:commentEx w15:paraId="D34146F8" w15:done="0"/>
  <w15:commentEx w15:paraId="58707339" w15:done="0"/>
</w15:commentsEx>
</file>

<file path=word/commentsExtensible1.xml><?xml version="1.0" encoding="utf-8"?>
<w16cex:commentsExtensible xmlns:w16cex="http://schemas.microsoft.com/office/word/2018/wordml/cex">
  <w16cex:commentExtensible w16cex:durableId="DCF6C98A" w16cex:dateUtc="2026-06-24T13:29:16Z"/>
  <w16cex:commentExtensible w16cex:durableId="F4C97563" w16cex:dateUtc="2026-06-24T13:29:16Z"/>
  <w16cex:commentExtensible w16cex:durableId="7F21B1D9" w16cex:dateUtc="2026-06-24T13:29:16Z"/>
  <w16cex:commentExtensible w16cex:durableId="0659E4E7" w16cex:dateUtc="2026-06-24T13:29:16Z"/>
  <w16cex:commentExtensible w16cex:durableId="6FA16996" w16cex:dateUtc="2026-06-24T13:29:16Z"/>
  <w16cex:commentExtensible w16cex:durableId="E01D6FE4" w16cex:dateUtc="2026-06-24T13:29:16Z"/>
  <w16cex:commentExtensible w16cex:durableId="19E8A32B" w16cex:dateUtc="2026-06-24T13:29:16Z"/>
  <w16cex:commentExtensible w16cex:durableId="7A28F6C7" w16cex:dateUtc="2026-06-24T13:29:16Z"/>
  <w16cex:commentExtensible w16cex:durableId="6120C55D" w16cex:dateUtc="2026-06-24T13:29:16Z"/>
</w16cex:commentsExtensible>
</file>

<file path=word/commentsIds1.xml><?xml version="1.0" encoding="utf-8"?>
<w16cid:commentsIds xmlns:w16cid="http://schemas.microsoft.com/office/word/2016/wordml/cid">
  <w16cid:commentId w16cid:paraId="F703D796" w16cid:durableId="DCF6C98A"/>
  <w16cid:commentId w16cid:paraId="8D7942F4" w16cid:durableId="F4C97563"/>
  <w16cid:commentId w16cid:paraId="B3833AC6" w16cid:durableId="7F21B1D9"/>
  <w16cid:commentId w16cid:paraId="B6941771" w16cid:durableId="0659E4E7"/>
  <w16cid:commentId w16cid:paraId="59D82BAD" w16cid:durableId="6FA16996"/>
  <w16cid:commentId w16cid:paraId="27BCF1D5" w16cid:durableId="E01D6FE4"/>
  <w16cid:commentId w16cid:paraId="88A3A81B" w16cid:durableId="19E8A32B"/>
  <w16cid:commentId w16cid:paraId="D34146F8" w16cid:durableId="7A28F6C7"/>
  <w16cid:commentId w16cid:paraId="58707339" w16cid:durableId="6120C55D"/>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