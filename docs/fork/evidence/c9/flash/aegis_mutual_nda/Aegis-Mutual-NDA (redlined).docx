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This Mutual Non-Disclosure Agreement is entered into between Aegis Analytics Inc. (the "Discloser") and the counterparty identified in the signature block (the "Recipient"), to protect Confidential Information exchanged in connection with a potential business relationship.</w:t>
      </w:r>
    </w:p>
    <w:p>
      <w:pPr>
        <w:pStyle w:val="Heading1"/>
      </w:pPr>
      <w:r>
        <w:t>1. Definitions</w:t>
      </w:r>
    </w:p>
    <w:p>
      <w:r>
        <w:t xml:space="preserve">"Confidential Information" means all information disclosed by </w:t>
      </w:r>
      <w:commentRangeStart w:id="9"/>
      <w:del w:id="36" w:author="LQ.AI Commercial counsel" w:date="2026-06-24T13:13:41Z" w16du:dateUtc="2026-06-24T13:13:41Z">
        <w:r>
          <w:delText>the Discloser to the Recipient</w:delText>
        </w:r>
      </w:del>
      <w:ins w:id="37" w:author="LQ.AI Commercial counsel" w:date="2026-06-24T13:13:41Z" w16du:dateUtc="2026-06-24T13:13:41Z">
        <w:r>
          <w:t>a Party (the "Discloser") to the other Party (the "Recipient")</w:t>
        </w:r>
      </w:ins>
      <w:commentRangeEnd w:id="9"/>
      <w:r>
        <w:rPr>
          <w:rStyle w:val="CommentReference"/>
        </w:rPr>
        <w:commentReference w:id="9"/>
      </w:r>
      <w:r>
        <w:t xml:space="preserve">, in any form and whether or not marked confidential, including all business, technical, financial and commercial information and any notes or analyses derived from it. </w:t>
      </w:r>
      <w:commentRangeStart w:id="8"/>
      <w:ins w:id="35" w:author="LQ.AI Commercial counsel" w:date="2026-06-24T13:13:41Z" w16du:dateUtc="2026-06-24T13:13:41Z">
        <w:r>
          <w:t xml:space="preserve">"Discloser" means the Party disclosing its Confidential Information, and "Recipient" means the Party receiving such Confidential Information. </w:t>
        </w:r>
      </w:ins>
      <w:commentRangeEnd w:id="8"/>
      <w:r>
        <w:rPr>
          <w:rStyle w:val="CommentReference"/>
        </w:rPr>
        <w:commentReference w:id="8"/>
      </w:r>
      <w:r>
        <w:t>All Confidential Information remains the property of the Discloser.</w:t>
      </w:r>
    </w:p>
    <w:p>
      <w:pPr>
        <w:pStyle w:val="Heading1"/>
      </w:pPr>
      <w:r>
        <w:t>2. Confidentiality Obligations</w:t>
      </w:r>
    </w:p>
    <w:p>
      <w:commentRangeStart w:id="7"/>
      <w:del w:id="33" w:author="LQ.AI Commercial counsel" w:date="2026-06-24T13:13:41Z" w16du:dateUtc="2026-06-24T13:13:41Z">
        <w:r>
          <w:delText>The Recipient</w:delText>
        </w:r>
      </w:del>
      <w:ins w:id="34" w:author="LQ.AI Commercial counsel" w:date="2026-06-24T13:13:41Z" w16du:dateUtc="2026-06-24T13:13:41Z">
        <w:r>
          <w:t>Each Party</w:t>
        </w:r>
      </w:ins>
      <w:commentRangeEnd w:id="7"/>
      <w:r>
        <w:rPr>
          <w:rStyle w:val="CommentReference"/>
        </w:rPr>
        <w:commentReference w:id="7"/>
      </w:r>
      <w:r>
        <w:t xml:space="preserve"> shall hold in strict confidence </w:t>
      </w:r>
      <w:del w:id="31" w:author="LQ.AI Commercial counsel" w:date="2026-06-24T13:13:41Z" w16du:dateUtc="2026-06-24T13:13:41Z">
        <w:r>
          <w:delText>all</w:delText>
        </w:r>
      </w:del>
      <w:ins w:id="32" w:author="LQ.AI Commercial counsel" w:date="2026-06-24T13:13:41Z" w16du:dateUtc="2026-06-24T13:13:41Z">
        <w:r>
          <w:t>the other Party's</w:t>
        </w:r>
      </w:ins>
      <w:r>
        <w:t xml:space="preserve"> Confidential Information and shall not disclose it to any third party or use it for any purpose other than evaluating the potential business relationship, without the prior written consent of the Discloser.</w:t>
      </w:r>
    </w:p>
    <w:p>
      <w:pPr>
        <w:pStyle w:val="Heading1"/>
      </w:pPr>
      <w:r>
        <w:t>3. Exclusions</w:t>
      </w:r>
    </w:p>
    <w:p>
      <w:r>
        <w:t xml:space="preserve">Information is not Confidential Information </w:t>
      </w:r>
      <w:commentRangeStart w:id="6"/>
      <w:del w:id="30" w:author="LQ.AI Commercial counsel" w:date="2026-06-24T13:13:41Z" w16du:dateUtc="2026-06-24T13:13:41Z">
        <w:r>
          <w:delText xml:space="preserve">only </w:delText>
        </w:r>
      </w:del>
      <w:commentRangeEnd w:id="6"/>
      <w:r>
        <w:rPr>
          <w:rStyle w:val="CommentReference"/>
        </w:rPr>
        <w:commentReference w:id="6"/>
      </w:r>
      <w:r>
        <w:t xml:space="preserve">to the extent </w:t>
      </w:r>
      <w:del w:id="28" w:author="LQ.AI Commercial counsel" w:date="2026-06-24T13:13:41Z" w16du:dateUtc="2026-06-24T13:13:41Z">
        <w:r>
          <w:delText>the</w:delText>
        </w:r>
      </w:del>
      <w:ins w:id="29" w:author="LQ.AI Commercial counsel" w:date="2026-06-24T13:13:41Z" w16du:dateUtc="2026-06-24T13:13:41Z">
        <w:r>
          <w:t>a</w:t>
        </w:r>
      </w:ins>
      <w:r>
        <w:t xml:space="preserve"> Recipient can show by written records that it</w:t>
      </w:r>
      <w:ins w:id="27" w:author="LQ.AI Commercial counsel" w:date="2026-06-24T13:13:41Z" w16du:dateUtc="2026-06-24T13:13:41Z">
        <w:r>
          <w:t>: (a)</w:t>
        </w:r>
      </w:ins>
      <w:r>
        <w:t xml:space="preserve"> was already in the public domain at the time of disclosure through no </w:t>
      </w:r>
      <w:del w:id="25" w:author="LQ.AI Commercial counsel" w:date="2026-06-24T13:13:41Z" w16du:dateUtc="2026-06-24T13:13:41Z">
        <w:r>
          <w:delText>act</w:delText>
        </w:r>
      </w:del>
      <w:ins w:id="26" w:author="LQ.AI Commercial counsel" w:date="2026-06-24T13:13:41Z" w16du:dateUtc="2026-06-24T13:13:41Z">
        <w:r>
          <w:t>fault</w:t>
        </w:r>
      </w:ins>
      <w:r>
        <w:t xml:space="preserve"> of the Recipient</w:t>
      </w:r>
      <w:ins w:id="24" w:author="LQ.AI Commercial counsel" w:date="2026-06-24T13:13:41Z" w16du:dateUtc="2026-06-24T13:13:41Z">
        <w:r>
          <w:t>; (b) was rightfully known to the Recipient prior to the disclosure; (c) is independently developed by the Recipient without use of or reference to the Confidential Information; (d) is rightfully received by the Recipient from a third party without restriction on disclosure; or (e) is required to be disclosed by applicable law, regulation, or court order, provided the Recipient gives the Discloser prompt notice and limits such disclosure to the minimum extent required</w:t>
        </w:r>
      </w:ins>
      <w:r>
        <w:t>.</w:t>
      </w:r>
    </w:p>
    <w:p>
      <w:pPr>
        <w:pStyle w:val="Heading1"/>
      </w:pPr>
      <w:r>
        <w:t>4. Term</w:t>
      </w:r>
    </w:p>
    <w:p>
      <w:r>
        <w:t xml:space="preserve">The Recipient's obligations of confidentiality under this Agreement shall survive </w:t>
      </w:r>
      <w:commentRangeStart w:id="5"/>
      <w:del w:id="22" w:author="LQ.AI Commercial counsel" w:date="2026-06-24T13:13:41Z" w16du:dateUtc="2026-06-24T13:13:41Z">
        <w:r>
          <w:delText>in perpetuity</w:delText>
        </w:r>
      </w:del>
      <w:ins w:id="23" w:author="LQ.AI Commercial counsel" w:date="2026-06-24T13:13:41Z" w16du:dateUtc="2026-06-24T13:13:41Z">
        <w:r>
          <w:t>for a period of five (5) years from the date of disclosure</w:t>
        </w:r>
      </w:ins>
      <w:commentRangeEnd w:id="5"/>
      <w:r>
        <w:rPr>
          <w:rStyle w:val="CommentReference"/>
        </w:rPr>
        <w:commentReference w:id="5"/>
      </w:r>
      <w:r>
        <w:t xml:space="preserve"> and shall continue to bind the Recipient </w:t>
      </w:r>
      <w:del w:id="20" w:author="LQ.AI Commercial counsel" w:date="2026-06-24T13:13:41Z" w16du:dateUtc="2026-06-24T13:13:41Z">
        <w:r>
          <w:delText>indefinitely</w:delText>
        </w:r>
      </w:del>
      <w:ins w:id="21" w:author="LQ.AI Commercial counsel" w:date="2026-06-24T13:13:41Z" w16du:dateUtc="2026-06-24T13:13:41Z">
        <w:r>
          <w:t>for such period</w:t>
        </w:r>
      </w:ins>
      <w:r>
        <w:t xml:space="preserve"> after the return or destruction of the Confidential Information</w:t>
      </w:r>
      <w:ins w:id="19" w:author="LQ.AI Commercial counsel" w:date="2026-06-24T13:13:41Z" w16du:dateUtc="2026-06-24T13:13:41Z">
        <w:r>
          <w:t>; provided, however, that with respect to any Confidential Information that constitutes a trade secret under applicable law, such obligations shall survive for as long as such information remains a trade secret under applicable law</w:t>
        </w:r>
      </w:ins>
      <w:r>
        <w:t>.</w:t>
      </w:r>
    </w:p>
    <w:p>
      <w:pPr>
        <w:pStyle w:val="Heading1"/>
      </w:pPr>
      <w:r>
        <w:t>5. Return of Information</w:t>
      </w:r>
    </w:p>
    <w:p>
      <w:r>
        <w:t xml:space="preserve">Upon the Discloser's written demand, the Recipient shall </w:t>
      </w:r>
      <w:commentRangeStart w:id="4"/>
      <w:del w:id="17" w:author="LQ.AI Commercial counsel" w:date="2026-06-24T13:13:41Z" w16du:dateUtc="2026-06-24T13:13:41Z">
        <w:r>
          <w:delText>immediately</w:delText>
        </w:r>
      </w:del>
      <w:ins w:id="18" w:author="LQ.AI Commercial counsel" w:date="2026-06-24T13:13:41Z" w16du:dateUtc="2026-06-24T13:13:41Z">
        <w:r>
          <w:t>promptly</w:t>
        </w:r>
      </w:ins>
      <w:commentRangeEnd w:id="4"/>
      <w:r>
        <w:rPr>
          <w:rStyle w:val="CommentReference"/>
        </w:rPr>
        <w:commentReference w:id="4"/>
      </w:r>
      <w:r>
        <w:t xml:space="preserve"> return or destroy all Confidential Information and all copies, and shall certify such destruction in writing. </w:t>
      </w:r>
      <w:commentRangeStart w:id="3"/>
      <w:del w:id="15" w:author="LQ.AI Commercial counsel" w:date="2026-06-24T13:13:41Z" w16du:dateUtc="2026-06-24T13:13:41Z">
        <w:r>
          <w:delText>The Recipient may not retain any copy for any reason</w:delText>
        </w:r>
      </w:del>
      <w:ins w:id="16" w:author="LQ.AI Commercial counsel" w:date="2026-06-24T13:13:41Z" w16du:dateUtc="2026-06-24T13:13:41Z">
        <w:r>
          <w:t>Notwithstanding the foregoing, the Recipient may retain (i) copies stored on automatic backup systems that are not readily accessible, until such backups are overwritten in the ordinary course, and (ii) copies as required to comply with applicable law, regulation, or professional obligations</w:t>
        </w:r>
      </w:ins>
      <w:commentRangeEnd w:id="3"/>
      <w:r>
        <w:rPr>
          <w:rStyle w:val="CommentReference"/>
        </w:rPr>
        <w:commentReference w:id="3"/>
      </w:r>
      <w:r>
        <w:t>.</w:t>
      </w:r>
    </w:p>
    <w:p>
      <w:pPr>
        <w:pStyle w:val="Heading1"/>
      </w:pPr>
      <w:r>
        <w:t>6. No Licence</w:t>
      </w:r>
    </w:p>
    <w:p>
      <w:r>
        <w:t>Nothing in this Agreement grants the Recipient any licence or right in the Confidential Information, and the Discloser may pursue any opportunity with any third party without obligation to the Recipient.</w:t>
      </w:r>
    </w:p>
    <w:p>
      <w:pPr>
        <w:pStyle w:val="Heading1"/>
      </w:pPr>
      <w:r>
        <w:t>7. Injunctive Relief</w:t>
      </w:r>
    </w:p>
    <w:p>
      <w:commentRangeStart w:id="2"/>
      <w:del w:id="13" w:author="LQ.AI Commercial counsel" w:date="2026-06-24T13:13:41Z" w16du:dateUtc="2026-06-24T13:13:41Z">
        <w:r>
          <w:delText>The Recipient</w:delText>
        </w:r>
      </w:del>
      <w:ins w:id="14" w:author="LQ.AI Commercial counsel" w:date="2026-06-24T13:13:41Z" w16du:dateUtc="2026-06-24T13:13:41Z">
        <w:r>
          <w:t>Each Party</w:t>
        </w:r>
      </w:ins>
      <w:commentRangeEnd w:id="2"/>
      <w:r>
        <w:rPr>
          <w:rStyle w:val="CommentReference"/>
        </w:rPr>
        <w:commentReference w:id="2"/>
      </w:r>
      <w:r>
        <w:t xml:space="preserve"> acknowledges that </w:t>
      </w:r>
      <w:del w:id="11" w:author="LQ.AI Commercial counsel" w:date="2026-06-24T13:13:41Z" w16du:dateUtc="2026-06-24T13:13:41Z">
        <w:r>
          <w:delText>any</w:delText>
        </w:r>
      </w:del>
      <w:ins w:id="12" w:author="LQ.AI Commercial counsel" w:date="2026-06-24T13:13:41Z" w16du:dateUtc="2026-06-24T13:13:41Z">
        <w:r>
          <w:t>a</w:t>
        </w:r>
      </w:ins>
      <w:r>
        <w:t xml:space="preserve"> breach </w:t>
      </w:r>
      <w:del w:id="9" w:author="LQ.AI Commercial counsel" w:date="2026-06-24T13:13:41Z" w16du:dateUtc="2026-06-24T13:13:41Z">
        <w:r>
          <w:delText>would</w:delText>
        </w:r>
      </w:del>
      <w:ins w:id="10" w:author="LQ.AI Commercial counsel" w:date="2026-06-24T13:13:41Z" w16du:dateUtc="2026-06-24T13:13:41Z">
        <w:r>
          <w:t>of its obligations under this Agreement may</w:t>
        </w:r>
      </w:ins>
      <w:r>
        <w:t xml:space="preserve"> cause irreparable harm and agrees that the </w:t>
      </w:r>
      <w:del w:id="7" w:author="LQ.AI Commercial counsel" w:date="2026-06-24T13:13:41Z" w16du:dateUtc="2026-06-24T13:13:41Z">
        <w:r>
          <w:delText>Discloser</w:delText>
        </w:r>
      </w:del>
      <w:ins w:id="8" w:author="LQ.AI Commercial counsel" w:date="2026-06-24T13:13:41Z" w16du:dateUtc="2026-06-24T13:13:41Z">
        <w:r>
          <w:t>other Party</w:t>
        </w:r>
      </w:ins>
      <w:r>
        <w:t xml:space="preserve"> shall be entitled to injunctive relief without the requirement to post a bond or prove actual damages, in addition to any other remedy.</w:t>
      </w:r>
    </w:p>
    <w:p>
      <w:pPr>
        <w:pStyle w:val="Heading1"/>
      </w:pPr>
      <w:r>
        <w:t>8. No Warranty</w:t>
      </w:r>
    </w:p>
    <w:p>
      <w:r>
        <w:t>All Confidential Information is provided "AS IS". The Discloser makes no representation or warranty as to its accuracy or completeness and shall have no liability to the Recipient arising from the Recipient's use of or reliance on it.</w:t>
      </w:r>
    </w:p>
    <w:p>
      <w:pPr>
        <w:pStyle w:val="Heading1"/>
      </w:pPr>
      <w:r>
        <w:t>9. Indemnity</w:t>
      </w:r>
    </w:p>
    <w:p>
      <w:commentRangeStart w:id="1"/>
      <w:del w:id="5" w:author="LQ.AI Commercial counsel" w:date="2026-06-24T13:13:41Z" w16du:dateUtc="2026-06-24T13:13:41Z">
        <w:r>
          <w:delText>The Recipient</w:delText>
        </w:r>
      </w:del>
      <w:ins w:id="6" w:author="LQ.AI Commercial counsel" w:date="2026-06-24T13:13:41Z" w16du:dateUtc="2026-06-24T13:13:41Z">
        <w:r>
          <w:t>Each Party</w:t>
        </w:r>
      </w:ins>
      <w:commentRangeEnd w:id="1"/>
      <w:r>
        <w:rPr>
          <w:rStyle w:val="CommentReference"/>
        </w:rPr>
        <w:commentReference w:id="1"/>
      </w:r>
      <w:r>
        <w:t xml:space="preserve"> shall indemnify, defend and hold harmless the </w:t>
      </w:r>
      <w:del w:id="3" w:author="LQ.AI Commercial counsel" w:date="2026-06-24T13:13:41Z" w16du:dateUtc="2026-06-24T13:13:41Z">
        <w:r>
          <w:delText>Discloser</w:delText>
        </w:r>
      </w:del>
      <w:ins w:id="4" w:author="LQ.AI Commercial counsel" w:date="2026-06-24T13:13:41Z" w16du:dateUtc="2026-06-24T13:13:41Z">
        <w:r>
          <w:t>other Party</w:t>
        </w:r>
      </w:ins>
      <w:r>
        <w:t xml:space="preserve"> and its affiliates against any and all claims, losses, damages, liabilities and expenses arising from or in connection with the </w:t>
      </w:r>
      <w:del w:id="1" w:author="LQ.AI Commercial counsel" w:date="2026-06-24T13:13:41Z" w16du:dateUtc="2026-06-24T13:13:41Z">
        <w:r>
          <w:delText>Recipient's handling of the Confidential Information</w:delText>
        </w:r>
      </w:del>
      <w:ins w:id="2" w:author="LQ.AI Commercial counsel" w:date="2026-06-24T13:13:41Z" w16du:dateUtc="2026-06-24T13:13:41Z">
        <w:r>
          <w:t>indemnifying Party's material breach of its obligations under this Agreement</w:t>
        </w:r>
      </w:ins>
      <w:r>
        <w:t>.</w:t>
      </w:r>
    </w:p>
    <w:p>
      <w:pPr>
        <w:pStyle w:val="Heading1"/>
      </w:pPr>
      <w:r>
        <w:t>10. Governing Law</w:t>
      </w:r>
    </w:p>
    <w:p>
      <w:r>
        <w:t>This Agreement is governed by the laws of the State of California, and the parties submit to the exclusive jurisdiction of the courts of California.</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4T13:13:41Z" w:initials="LCC">
    <w:p w14:paraId="D16CF285" w14:textId="77777777" w:rsidR="93E336B2" w:rsidRDefault="93E336B2" w:rsidP="93E336B2">
      <w:pPr>
        <w:pStyle w:val="CommentText"/>
      </w:pPr>
      <w:r>
        <w:rPr>
          <w:rStyle w:val="CommentReference"/>
        </w:rPr>
        <w:annotationRef/>
      </w:r>
      <w:r>
        <w:t>Mutualise the indemnity and narrow the trigger from over-broad 'any handling' to 'material breach', which is balanced and defensible between commercial parties.</w:t>
      </w:r>
    </w:p>
  </w:comment>
  <w:comment w:id="2" w:author="LQ.AI Commercial counsel" w:date="2026-06-24T13:13:41Z" w:initials="LCC">
    <w:p w14:paraId="CB458DF5" w14:textId="77777777" w:rsidR="47600C4B" w:rsidRDefault="47600C4B" w:rsidP="47600C4B">
      <w:pPr>
        <w:pStyle w:val="CommentText"/>
      </w:pPr>
      <w:r>
        <w:rPr>
          <w:rStyle w:val="CommentReference"/>
        </w:rPr>
        <w:annotationRef/>
      </w:r>
      <w:r>
        <w:t>Make the injunctive relief provision reciprocal so both parties have equal access to equitable remedies, rather than only the Discloser.</w:t>
      </w:r>
    </w:p>
  </w:comment>
  <w:comment w:id="3" w:author="LQ.AI Commercial counsel" w:date="2026-06-24T13:13:41Z" w:initials="LCC">
    <w:p w14:paraId="B01084F9" w14:textId="77777777" w:rsidR="55EF26FB" w:rsidRDefault="55EF26FB" w:rsidP="55EF26FB">
      <w:pPr>
        <w:pStyle w:val="CommentText"/>
      </w:pPr>
      <w:r>
        <w:rPr>
          <w:rStyle w:val="CommentReference"/>
        </w:rPr>
        <w:annotationRef/>
      </w:r>
      <w:r>
        <w:t>Add standard operational exceptions allowing retention of automatic backup copies and copies required by law, which the original flatly prohibited.</w:t>
      </w:r>
    </w:p>
  </w:comment>
  <w:comment w:id="4" w:author="LQ.AI Commercial counsel" w:date="2026-06-24T13:13:41Z" w:initials="LCC">
    <w:p w14:paraId="94EFBF52" w14:textId="77777777" w:rsidR="DBD32C00" w:rsidRDefault="DBD32C00" w:rsidP="DBD32C00">
      <w:pPr>
        <w:pStyle w:val="CommentText"/>
      </w:pPr>
      <w:r>
        <w:rPr>
          <w:rStyle w:val="CommentReference"/>
        </w:rPr>
        <w:annotationRef/>
      </w:r>
      <w:r>
        <w:t>Replace 'immediately' with the more operable standard 'promptly' — requiring instantaneous compliance is impractical and creates unnecessary risk of technical breach.</w:t>
      </w:r>
    </w:p>
  </w:comment>
  <w:comment w:id="5" w:author="LQ.AI Commercial counsel" w:date="2026-06-24T13:13:41Z" w:initials="LCC">
    <w:p w14:paraId="322AC4A1" w14:textId="77777777" w:rsidR="6546F6CA" w:rsidRDefault="6546F6CA" w:rsidP="6546F6CA">
      <w:pPr>
        <w:pStyle w:val="CommentText"/>
      </w:pPr>
      <w:r>
        <w:rPr>
          <w:rStyle w:val="CommentReference"/>
        </w:rPr>
        <w:annotationRef/>
      </w:r>
      <w:r>
        <w:t>Replace the perpetual term with a fixed 5-year period for general confidential information, preserving trade secret protection as long as applicable law requires, which is balanced and standard in commercial NDAs.</w:t>
      </w:r>
    </w:p>
  </w:comment>
  <w:comment w:id="6" w:author="LQ.AI Commercial counsel" w:date="2026-06-24T13:13:41Z" w:initials="LCC">
    <w:p w14:paraId="C483264D" w14:textId="77777777" w:rsidR="6599F432" w:rsidRDefault="6599F432" w:rsidP="6599F432">
      <w:pPr>
        <w:pStyle w:val="CommentText"/>
      </w:pPr>
      <w:r>
        <w:rPr>
          <w:rStyle w:val="CommentReference"/>
        </w:rPr>
        <w:annotationRef/>
      </w:r>
      <w:r>
        <w:t>Add standard exclusions for prior knowledge, independent development, third-party sourcing, and legal compulsion that are absent from the original, which only covered public domain.</w:t>
      </w:r>
    </w:p>
  </w:comment>
  <w:comment w:id="7" w:author="LQ.AI Commercial counsel" w:date="2026-06-24T13:13:41Z" w:initials="LCC">
    <w:p w14:paraId="627F08AA" w14:textId="77777777" w:rsidR="AEFFD6FB" w:rsidRDefault="AEFFD6FB" w:rsidP="AEFFD6FB">
      <w:pPr>
        <w:pStyle w:val="CommentText"/>
      </w:pPr>
      <w:r>
        <w:rPr>
          <w:rStyle w:val="CommentReference"/>
        </w:rPr>
        <w:annotationRef/>
      </w:r>
      <w:r>
        <w:t>Make confidentiality obligations genuinely mutual — both parties receive and protect each other's Confidential Information under the same standard.</w:t>
      </w:r>
    </w:p>
  </w:comment>
  <w:comment w:id="8" w:author="LQ.AI Commercial counsel" w:date="2026-06-24T13:13:41Z" w:initials="LCC">
    <w:p w14:paraId="19E35E3D" w14:textId="77777777" w:rsidR="9F825D18" w:rsidRDefault="9F825D18" w:rsidP="9F825D18">
      <w:pPr>
        <w:pStyle w:val="CommentText"/>
      </w:pPr>
      <w:r>
        <w:rPr>
          <w:rStyle w:val="CommentReference"/>
        </w:rPr>
        <w:annotationRef/>
      </w:r>
      <w:r>
        <w:t>Define Discloser and Recipient as role-based terms so obligations run reciprocally depending on which party discloses information in each instance.</w:t>
      </w:r>
    </w:p>
  </w:comment>
  <w:comment w:id="9" w:author="LQ.AI Commercial counsel" w:date="2026-06-24T13:13:41Z" w:initials="LCC">
    <w:p w14:paraId="4430778E" w14:textId="77777777" w:rsidR="8D774508" w:rsidRDefault="8D774508" w:rsidP="8D774508">
      <w:pPr>
        <w:pStyle w:val="CommentText"/>
      </w:pPr>
      <w:r>
        <w:rPr>
          <w:rStyle w:val="CommentReference"/>
        </w:rPr>
        <w:annotationRef/>
      </w:r>
      <w:r>
        <w:t>Make the definition role-based so that either party's information qualifies as Confidential Information, not only information disclosed by Aegis.</w:t>
      </w:r>
    </w:p>
  </w:comment>
</w:comments>
</file>

<file path=word/commentsExtended1.xml><?xml version="1.0" encoding="utf-8"?>
<w15:commentsEx xmlns:w15="http://schemas.microsoft.com/office/word/2012/wordml">
  <w15:commentEx w15:paraId="D16CF285" w15:done="0"/>
  <w15:commentEx w15:paraId="CB458DF5" w15:done="0"/>
  <w15:commentEx w15:paraId="B01084F9" w15:done="0"/>
  <w15:commentEx w15:paraId="94EFBF52" w15:done="0"/>
  <w15:commentEx w15:paraId="322AC4A1" w15:done="0"/>
  <w15:commentEx w15:paraId="C483264D" w15:done="0"/>
  <w15:commentEx w15:paraId="627F08AA" w15:done="0"/>
  <w15:commentEx w15:paraId="19E35E3D" w15:done="0"/>
  <w15:commentEx w15:paraId="4430778E" w15:done="0"/>
</w15:commentsEx>
</file>

<file path=word/commentsExtensible1.xml><?xml version="1.0" encoding="utf-8"?>
<w16cex:commentsExtensible xmlns:w16cex="http://schemas.microsoft.com/office/word/2018/wordml/cex">
  <w16cex:commentExtensible w16cex:durableId="7EA63553" w16cex:dateUtc="2026-06-24T13:13:41Z"/>
  <w16cex:commentExtensible w16cex:durableId="40E308F5" w16cex:dateUtc="2026-06-24T13:13:41Z"/>
  <w16cex:commentExtensible w16cex:durableId="68BA20A8" w16cex:dateUtc="2026-06-24T13:13:41Z"/>
  <w16cex:commentExtensible w16cex:durableId="98F671B3" w16cex:dateUtc="2026-06-24T13:13:41Z"/>
  <w16cex:commentExtensible w16cex:durableId="4335553A" w16cex:dateUtc="2026-06-24T13:13:41Z"/>
  <w16cex:commentExtensible w16cex:durableId="3E898EED" w16cex:dateUtc="2026-06-24T13:13:41Z"/>
  <w16cex:commentExtensible w16cex:durableId="4338A10B" w16cex:dateUtc="2026-06-24T13:13:41Z"/>
  <w16cex:commentExtensible w16cex:durableId="B29D41C4" w16cex:dateUtc="2026-06-24T13:13:41Z"/>
  <w16cex:commentExtensible w16cex:durableId="0FB85B25" w16cex:dateUtc="2026-06-24T13:13:41Z"/>
</w16cex:commentsExtensible>
</file>

<file path=word/commentsIds1.xml><?xml version="1.0" encoding="utf-8"?>
<w16cid:commentsIds xmlns:w16cid="http://schemas.microsoft.com/office/word/2016/wordml/cid">
  <w16cid:commentId w16cid:paraId="D16CF285" w16cid:durableId="7EA63553"/>
  <w16cid:commentId w16cid:paraId="CB458DF5" w16cid:durableId="40E308F5"/>
  <w16cid:commentId w16cid:paraId="B01084F9" w16cid:durableId="68BA20A8"/>
  <w16cid:commentId w16cid:paraId="94EFBF52" w16cid:durableId="98F671B3"/>
  <w16cid:commentId w16cid:paraId="322AC4A1" w16cid:durableId="4335553A"/>
  <w16cid:commentId w16cid:paraId="C483264D" w16cid:durableId="3E898EED"/>
  <w16cid:commentId w16cid:paraId="627F08AA" w16cid:durableId="4338A10B"/>
  <w16cid:commentId w16cid:paraId="19E35E3D" w16cid:durableId="B29D41C4"/>
  <w16cid:commentId w16cid:paraId="4430778E" w16cid:durableId="0FB85B25"/>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