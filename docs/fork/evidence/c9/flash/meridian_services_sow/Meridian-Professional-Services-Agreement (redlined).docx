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1.xml" ContentType="application/vnd.openxmlformats-officedocument.wordprocessingml.comments+xml"/>
  <Override PartName="/word/commentsExtended1.xml" ContentType="application/vnd.openxmlformats-officedocument.wordprocessingml.commentsExtended+xml"/>
  <Override PartName="/word/commentsExtensible1.xml" ContentType="application/vnd.openxmlformats-officedocument.wordprocessingml.commentsExtensible+xml"/>
  <Override PartName="/word/commentsIds1.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PROFESSIONAL SERVICES AGREEMENT</w:t>
      </w:r>
    </w:p>
    <w:p>
      <w:r>
        <w:t>This Professional Services Agreement is entered into between Meridian Consulting Group LLC (the "Supplier") and the customer identified in the Statement of Work (the "Customer"), under which the Supplier will provide the consulting services and deliverables described in each Statement of Work.</w:t>
      </w:r>
    </w:p>
    <w:p>
      <w:pPr>
        <w:pStyle w:val="Heading1"/>
      </w:pPr>
      <w:r>
        <w:t>1. Services</w:t>
      </w:r>
    </w:p>
    <w:p>
      <w:r>
        <w:t>The Supplier shall provide the services described in each Statement of Work on a time-and-materials basis. Any timelines, estimates or staffing levels are indicative only and do not bind the Supplier.</w:t>
      </w:r>
    </w:p>
    <w:p>
      <w:pPr>
        <w:pStyle w:val="Heading1"/>
      </w:pPr>
      <w:r>
        <w:t>2. Acceptance</w:t>
      </w:r>
    </w:p>
    <w:p>
      <w:r>
        <w:t>Each deliverable shall be deemed accepted unless the Customer gives written notice of rejection</w:t>
      </w:r>
      <w:commentRangeStart w:id="15"/>
      <w:ins w:id="72" w:author="LQ.AI Commercial counsel" w:date="2026-06-24T13:26:57Z" w16du:dateUtc="2026-06-24T13:26:57Z">
        <w:r>
          <w:t>, specifying the reasons for rejection,</w:t>
        </w:r>
      </w:ins>
      <w:commentRangeEnd w:id="15"/>
      <w:r>
        <w:rPr>
          <w:rStyle w:val="CommentReference"/>
        </w:rPr>
        <w:commentReference w:id="15"/>
      </w:r>
      <w:r>
        <w:t xml:space="preserve"> within </w:t>
      </w:r>
      <w:del w:id="70" w:author="LQ.AI Commercial counsel" w:date="2026-06-24T13:26:57Z" w16du:dateUtc="2026-06-24T13:26:57Z">
        <w:r>
          <w:delText>three</w:delText>
        </w:r>
      </w:del>
      <w:ins w:id="71" w:author="LQ.AI Commercial counsel" w:date="2026-06-24T13:26:57Z" w16du:dateUtc="2026-06-24T13:26:57Z">
        <w:r>
          <w:t>fifteen</w:t>
        </w:r>
      </w:ins>
      <w:r>
        <w:t xml:space="preserve"> (</w:t>
      </w:r>
      <w:del w:id="68" w:author="LQ.AI Commercial counsel" w:date="2026-06-24T13:26:57Z" w16du:dateUtc="2026-06-24T13:26:57Z">
        <w:r>
          <w:delText>3</w:delText>
        </w:r>
      </w:del>
      <w:ins w:id="69" w:author="LQ.AI Commercial counsel" w:date="2026-06-24T13:26:57Z" w16du:dateUtc="2026-06-24T13:26:57Z">
        <w:r>
          <w:t>15</w:t>
        </w:r>
      </w:ins>
      <w:r>
        <w:t xml:space="preserve">) days of delivery. The Customer shall pay for all deliverables </w:t>
      </w:r>
      <w:commentRangeStart w:id="14"/>
      <w:del w:id="66" w:author="LQ.AI Commercial counsel" w:date="2026-06-24T13:26:57Z" w16du:dateUtc="2026-06-24T13:26:57Z">
        <w:r>
          <w:delText>whether or not</w:delText>
        </w:r>
      </w:del>
      <w:ins w:id="67" w:author="LQ.AI Commercial counsel" w:date="2026-06-24T13:26:57Z" w16du:dateUtc="2026-06-24T13:26:57Z">
        <w:r>
          <w:t>that are</w:t>
        </w:r>
      </w:ins>
      <w:commentRangeEnd w:id="14"/>
      <w:r>
        <w:rPr>
          <w:rStyle w:val="CommentReference"/>
        </w:rPr>
        <w:commentReference w:id="14"/>
      </w:r>
      <w:r>
        <w:t xml:space="preserve"> accepted, and the Supplier </w:t>
      </w:r>
      <w:del w:id="64" w:author="LQ.AI Commercial counsel" w:date="2026-06-24T13:26:57Z" w16du:dateUtc="2026-06-24T13:26:57Z">
        <w:r>
          <w:delText>is not obliged to</w:delText>
        </w:r>
      </w:del>
      <w:ins w:id="65" w:author="LQ.AI Commercial counsel" w:date="2026-06-24T13:26:57Z" w16du:dateUtc="2026-06-24T13:26:57Z">
        <w:r>
          <w:t>shall</w:t>
        </w:r>
      </w:ins>
      <w:r>
        <w:t xml:space="preserve"> correct any </w:t>
      </w:r>
      <w:ins w:id="63" w:author="LQ.AI Commercial counsel" w:date="2026-06-24T13:26:57Z" w16du:dateUtc="2026-06-24T13:26:57Z">
        <w:r>
          <w:t xml:space="preserve">non-conforming </w:t>
        </w:r>
      </w:ins>
      <w:r>
        <w:t>deliverable at its own cost</w:t>
      </w:r>
      <w:ins w:id="62" w:author="LQ.AI Commercial counsel" w:date="2026-06-24T13:26:57Z" w16du:dateUtc="2026-06-24T13:26:57Z">
        <w:r>
          <w:t xml:space="preserve"> within a reasonable time</w:t>
        </w:r>
      </w:ins>
      <w:r>
        <w:t>.</w:t>
      </w:r>
    </w:p>
    <w:p>
      <w:pPr>
        <w:pStyle w:val="Heading1"/>
      </w:pPr>
      <w:r>
        <w:t>3. Fees and Expenses</w:t>
      </w:r>
    </w:p>
    <w:p>
      <w:r>
        <w:t xml:space="preserve">The Customer shall pay all fees on a time-and-materials basis </w:t>
      </w:r>
      <w:commentRangeStart w:id="13"/>
      <w:del w:id="60" w:author="LQ.AI Commercial counsel" w:date="2026-06-24T13:26:57Z" w16du:dateUtc="2026-06-24T13:26:57Z">
        <w:r>
          <w:delText>without any cap</w:delText>
        </w:r>
      </w:del>
      <w:ins w:id="61" w:author="LQ.AI Commercial counsel" w:date="2026-06-24T13:26:57Z" w16du:dateUtc="2026-06-24T13:26:57Z">
        <w:r>
          <w:t>in accordance with the rates set out in each Statement of Work</w:t>
        </w:r>
      </w:ins>
      <w:commentRangeEnd w:id="13"/>
      <w:r>
        <w:rPr>
          <w:rStyle w:val="CommentReference"/>
        </w:rPr>
        <w:commentReference w:id="13"/>
      </w:r>
      <w:r>
        <w:t xml:space="preserve">, together with all </w:t>
      </w:r>
      <w:ins w:id="59" w:author="LQ.AI Commercial counsel" w:date="2026-06-24T13:26:57Z" w16du:dateUtc="2026-06-24T13:26:57Z">
        <w:r>
          <w:t xml:space="preserve">pre-approved </w:t>
        </w:r>
      </w:ins>
      <w:r>
        <w:t xml:space="preserve">expenses at cost, within </w:t>
      </w:r>
      <w:del w:id="57" w:author="LQ.AI Commercial counsel" w:date="2026-06-24T13:26:57Z" w16du:dateUtc="2026-06-24T13:26:57Z">
        <w:r>
          <w:delText>fifteen</w:delText>
        </w:r>
      </w:del>
      <w:ins w:id="58" w:author="LQ.AI Commercial counsel" w:date="2026-06-24T13:26:57Z" w16du:dateUtc="2026-06-24T13:26:57Z">
        <w:r>
          <w:t>thirty</w:t>
        </w:r>
      </w:ins>
      <w:r>
        <w:t xml:space="preserve"> (</w:t>
      </w:r>
      <w:del w:id="55" w:author="LQ.AI Commercial counsel" w:date="2026-06-24T13:26:57Z" w16du:dateUtc="2026-06-24T13:26:57Z">
        <w:r>
          <w:delText>15</w:delText>
        </w:r>
      </w:del>
      <w:ins w:id="56" w:author="LQ.AI Commercial counsel" w:date="2026-06-24T13:26:57Z" w16du:dateUtc="2026-06-24T13:26:57Z">
        <w:r>
          <w:t>30</w:t>
        </w:r>
      </w:ins>
      <w:r>
        <w:t xml:space="preserve">) days of the invoice date. The Supplier may </w:t>
      </w:r>
      <w:commentRangeStart w:id="12"/>
      <w:ins w:id="54" w:author="LQ.AI Commercial counsel" w:date="2026-06-24T13:26:57Z" w16du:dateUtc="2026-06-24T13:26:57Z">
        <w:r>
          <w:t xml:space="preserve">not </w:t>
        </w:r>
      </w:ins>
      <w:commentRangeEnd w:id="12"/>
      <w:r>
        <w:rPr>
          <w:rStyle w:val="CommentReference"/>
        </w:rPr>
        <w:commentReference w:id="12"/>
      </w:r>
      <w:r>
        <w:t xml:space="preserve">revise its rates </w:t>
      </w:r>
      <w:del w:id="52" w:author="LQ.AI Commercial counsel" w:date="2026-06-24T13:26:57Z" w16du:dateUtc="2026-06-24T13:26:57Z">
        <w:r>
          <w:delText>at any time on written notice</w:delText>
        </w:r>
      </w:del>
      <w:ins w:id="53" w:author="LQ.AI Commercial counsel" w:date="2026-06-24T13:26:57Z" w16du:dateUtc="2026-06-24T13:26:57Z">
        <w:r>
          <w:t>during the term of any Statement of Work</w:t>
        </w:r>
      </w:ins>
      <w:r>
        <w:t>. All fees are non-refundable.</w:t>
      </w:r>
    </w:p>
    <w:p>
      <w:pPr>
        <w:pStyle w:val="Heading1"/>
      </w:pPr>
      <w:r>
        <w:t>4. Intellectual Property</w:t>
      </w:r>
    </w:p>
    <w:p>
      <w:r>
        <w:t>All intellectual property rights in any deliverables</w:t>
      </w:r>
      <w:commentRangeStart w:id="11"/>
      <w:del w:id="50" w:author="LQ.AI Commercial counsel" w:date="2026-06-24T13:26:57Z" w16du:dateUtc="2026-06-24T13:26:57Z">
        <w:r>
          <w:delText>,</w:delText>
        </w:r>
      </w:del>
      <w:ins w:id="51" w:author="LQ.AI Commercial counsel" w:date="2026-06-24T13:26:57Z" w16du:dateUtc="2026-06-24T13:26:57Z">
        <w:r>
          <w:t xml:space="preserve"> and</w:t>
        </w:r>
      </w:ins>
      <w:commentRangeEnd w:id="11"/>
      <w:r>
        <w:rPr>
          <w:rStyle w:val="CommentReference"/>
        </w:rPr>
        <w:commentReference w:id="11"/>
      </w:r>
      <w:r>
        <w:t xml:space="preserve"> work product</w:t>
      </w:r>
      <w:del w:id="48" w:author="LQ.AI Commercial counsel" w:date="2026-06-24T13:26:57Z" w16du:dateUtc="2026-06-24T13:26:57Z">
        <w:r>
          <w:delText>, methodologies and materials created</w:delText>
        </w:r>
      </w:del>
      <w:ins w:id="49" w:author="LQ.AI Commercial counsel" w:date="2026-06-24T13:26:57Z" w16du:dateUtc="2026-06-24T13:26:57Z">
        <w:r>
          <w:t xml:space="preserve"> specifically created for the Customer</w:t>
        </w:r>
      </w:ins>
      <w:r>
        <w:t xml:space="preserve"> under this Agreement shall vest exclusively in the </w:t>
      </w:r>
      <w:del w:id="46" w:author="LQ.AI Commercial counsel" w:date="2026-06-24T13:26:57Z" w16du:dateUtc="2026-06-24T13:26:57Z">
        <w:r>
          <w:delText>Supplier</w:delText>
        </w:r>
      </w:del>
      <w:ins w:id="47" w:author="LQ.AI Commercial counsel" w:date="2026-06-24T13:26:57Z" w16du:dateUtc="2026-06-24T13:26:57Z">
        <w:r>
          <w:t>Customer. The Supplier retains ownership of its pre-existing methodologies and materials</w:t>
        </w:r>
      </w:ins>
      <w:r>
        <w:t xml:space="preserve">. The Customer is granted a non-exclusive, non-transferable licence to use the </w:t>
      </w:r>
      <w:commentRangeStart w:id="10"/>
      <w:del w:id="44" w:author="LQ.AI Commercial counsel" w:date="2026-06-24T13:26:57Z" w16du:dateUtc="2026-06-24T13:26:57Z">
        <w:r>
          <w:delText>deliverables</w:delText>
        </w:r>
      </w:del>
      <w:ins w:id="45" w:author="LQ.AI Commercial counsel" w:date="2026-06-24T13:26:57Z" w16du:dateUtc="2026-06-24T13:26:57Z">
        <w:r>
          <w:t>Supplier's pre-existing methodologies and materials incorporated in the Deliverables</w:t>
        </w:r>
      </w:ins>
      <w:commentRangeEnd w:id="10"/>
      <w:r>
        <w:rPr>
          <w:rStyle w:val="CommentReference"/>
        </w:rPr>
        <w:commentReference w:id="10"/>
      </w:r>
      <w:r>
        <w:t xml:space="preserve"> for its internal business purposes</w:t>
      </w:r>
      <w:del w:id="43" w:author="LQ.AI Commercial counsel" w:date="2026-06-24T13:26:57Z" w16du:dateUtc="2026-06-24T13:26:57Z">
        <w:r>
          <w:delText xml:space="preserve"> only</w:delText>
        </w:r>
      </w:del>
      <w:r>
        <w:t>.</w:t>
      </w:r>
    </w:p>
    <w:p>
      <w:pPr>
        <w:pStyle w:val="Heading1"/>
      </w:pPr>
      <w:r>
        <w:t>5. Warranties</w:t>
      </w:r>
    </w:p>
    <w:p>
      <w:r>
        <w:t xml:space="preserve">The services and deliverables are provided </w:t>
      </w:r>
      <w:commentRangeStart w:id="9"/>
      <w:del w:id="41" w:author="LQ.AI Commercial counsel" w:date="2026-06-24T13:26:57Z" w16du:dateUtc="2026-06-24T13:26:57Z">
        <w:r>
          <w:delText>"AS IS"</w:delText>
        </w:r>
      </w:del>
      <w:ins w:id="42" w:author="LQ.AI Commercial counsel" w:date="2026-06-24T13:26:57Z" w16du:dateUtc="2026-06-24T13:26:57Z">
        <w:r>
          <w:t>with the warranties set out in this Section 5</w:t>
        </w:r>
      </w:ins>
      <w:commentRangeEnd w:id="9"/>
      <w:r>
        <w:rPr>
          <w:rStyle w:val="CommentReference"/>
        </w:rPr>
        <w:commentReference w:id="9"/>
      </w:r>
      <w:r>
        <w:t xml:space="preserve">. The Supplier </w:t>
      </w:r>
      <w:commentRangeStart w:id="8"/>
      <w:del w:id="39" w:author="LQ.AI Commercial counsel" w:date="2026-06-24T13:26:57Z" w16du:dateUtc="2026-06-24T13:26:57Z">
        <w:r>
          <w:delText>does not warrant that any deliverable will conform to any specification, be fit for any particular purpose, or be free from defects, and disclaims all warranties</w:delText>
        </w:r>
      </w:del>
      <w:ins w:id="40" w:author="LQ.AI Commercial counsel" w:date="2026-06-24T13:26:57Z" w16du:dateUtc="2026-06-24T13:26:57Z">
        <w:r>
          <w:t>warrants that (a) the services will be performed in a professional and workmanlike manner by qualified personnel, (b) each deliverable will conform to the specifications set out in the applicable Statement of Work, and (c) the deliverables will be free from material defects. The Supplier's sole obligation for breach of the foregoing warranties shall be to re-perform the services or correct the deliverable at no additional cost to the Customer. All other warranties are disclaimed</w:t>
        </w:r>
      </w:ins>
      <w:commentRangeEnd w:id="8"/>
      <w:r>
        <w:rPr>
          <w:rStyle w:val="CommentReference"/>
        </w:rPr>
        <w:commentReference w:id="8"/>
      </w:r>
      <w:r>
        <w:t xml:space="preserve"> to the fullest extent permitted by law.</w:t>
      </w:r>
    </w:p>
    <w:p>
      <w:pPr>
        <w:pStyle w:val="Heading1"/>
      </w:pPr>
      <w:r>
        <w:t>6. Personnel</w:t>
      </w:r>
    </w:p>
    <w:p>
      <w:r>
        <w:t xml:space="preserve">The Supplier </w:t>
      </w:r>
      <w:commentRangeStart w:id="7"/>
      <w:del w:id="37" w:author="LQ.AI Commercial counsel" w:date="2026-06-24T13:26:57Z" w16du:dateUtc="2026-06-24T13:26:57Z">
        <w:r>
          <w:delText>may</w:delText>
        </w:r>
      </w:del>
      <w:ins w:id="38" w:author="LQ.AI Commercial counsel" w:date="2026-06-24T13:26:57Z" w16du:dateUtc="2026-06-24T13:26:57Z">
        <w:r>
          <w:t>shall not</w:t>
        </w:r>
      </w:ins>
      <w:commentRangeEnd w:id="7"/>
      <w:r>
        <w:rPr>
          <w:rStyle w:val="CommentReference"/>
        </w:rPr>
        <w:commentReference w:id="7"/>
      </w:r>
      <w:r>
        <w:t xml:space="preserve"> substitute, reassign or remove any personnel </w:t>
      </w:r>
      <w:del w:id="35" w:author="LQ.AI Commercial counsel" w:date="2026-06-24T13:26:57Z" w16du:dateUtc="2026-06-24T13:26:57Z">
        <w:r>
          <w:delText>at any time in its sole discretion, and gives no commitment that any named individual will perform the services</w:delText>
        </w:r>
      </w:del>
      <w:ins w:id="36" w:author="LQ.AI Commercial counsel" w:date="2026-06-24T13:26:57Z" w16du:dateUtc="2026-06-24T13:26:57Z">
        <w:r>
          <w:t>designated as key personnel in a Statement of Work without the Customer's prior written consent, which consent shall not be unreasonably withheld. For other personnel, the Supplier shall use reasonable efforts to maintain continuity and shall provide qualified replacements</w:t>
        </w:r>
      </w:ins>
      <w:r>
        <w:t>.</w:t>
      </w:r>
    </w:p>
    <w:p>
      <w:pPr>
        <w:pStyle w:val="Heading1"/>
      </w:pPr>
      <w:r>
        <w:t>7. Indemnity</w:t>
      </w:r>
    </w:p>
    <w:p>
      <w:commentRangeStart w:id="6"/>
      <w:del w:id="33" w:author="LQ.AI Commercial counsel" w:date="2026-06-24T13:26:57Z" w16du:dateUtc="2026-06-24T13:26:57Z">
        <w:r>
          <w:delText>The Customer</w:delText>
        </w:r>
      </w:del>
      <w:ins w:id="34" w:author="LQ.AI Commercial counsel" w:date="2026-06-24T13:26:57Z" w16du:dateUtc="2026-06-24T13:26:57Z">
        <w:r>
          <w:t>Each party</w:t>
        </w:r>
      </w:ins>
      <w:commentRangeEnd w:id="6"/>
      <w:r>
        <w:rPr>
          <w:rStyle w:val="CommentReference"/>
        </w:rPr>
        <w:commentReference w:id="6"/>
      </w:r>
      <w:r>
        <w:t xml:space="preserve"> shall indemnify, defend and hold harmless the </w:t>
      </w:r>
      <w:del w:id="31" w:author="LQ.AI Commercial counsel" w:date="2026-06-24T13:26:57Z" w16du:dateUtc="2026-06-24T13:26:57Z">
        <w:r>
          <w:delText>Supplier</w:delText>
        </w:r>
      </w:del>
      <w:ins w:id="32" w:author="LQ.AI Commercial counsel" w:date="2026-06-24T13:26:57Z" w16du:dateUtc="2026-06-24T13:26:57Z">
        <w:r>
          <w:t>other party</w:t>
        </w:r>
      </w:ins>
      <w:r>
        <w:t xml:space="preserve"> and its personnel against any and all claims, losses, damages, liabilities and expenses arising from or in connection with the </w:t>
      </w:r>
      <w:del w:id="29" w:author="LQ.AI Commercial counsel" w:date="2026-06-24T13:26:57Z" w16du:dateUtc="2026-06-24T13:26:57Z">
        <w:r>
          <w:delText>services,</w:delText>
        </w:r>
      </w:del>
      <w:ins w:id="30" w:author="LQ.AI Commercial counsel" w:date="2026-06-24T13:26:57Z" w16du:dateUtc="2026-06-24T13:26:57Z">
        <w:r>
          <w:t>indemnifying party's breach of this Agreement. The Supplier shall further indemnify, defend and hold harmless the Customer against any claim that</w:t>
        </w:r>
      </w:ins>
      <w:r>
        <w:t xml:space="preserve"> the deliverables or the </w:t>
      </w:r>
      <w:del w:id="27" w:author="LQ.AI Commercial counsel" w:date="2026-06-24T13:26:57Z" w16du:dateUtc="2026-06-24T13:26:57Z">
        <w:r>
          <w:delText>Customer</w:delText>
        </w:r>
      </w:del>
      <w:ins w:id="28" w:author="LQ.AI Commercial counsel" w:date="2026-06-24T13:26:57Z" w16du:dateUtc="2026-06-24T13:26:57Z">
        <w:r>
          <w:t>Supplier</w:t>
        </w:r>
      </w:ins>
      <w:r>
        <w:t xml:space="preserve">'s </w:t>
      </w:r>
      <w:del w:id="25" w:author="LQ.AI Commercial counsel" w:date="2026-06-24T13:26:57Z" w16du:dateUtc="2026-06-24T13:26:57Z">
        <w:r>
          <w:delText>use of them</w:delText>
        </w:r>
      </w:del>
      <w:ins w:id="26" w:author="LQ.AI Commercial counsel" w:date="2026-06-24T13:26:57Z" w16du:dateUtc="2026-06-24T13:26:57Z">
        <w:r>
          <w:t>services infringe any third party's intellectual property rights</w:t>
        </w:r>
      </w:ins>
      <w:r>
        <w:t>.</w:t>
      </w:r>
    </w:p>
    <w:p>
      <w:pPr>
        <w:pStyle w:val="Heading1"/>
      </w:pPr>
      <w:r>
        <w:t>8. Limitation of Liability</w:t>
      </w:r>
    </w:p>
    <w:p>
      <w:commentRangeStart w:id="5"/>
      <w:del w:id="23" w:author="LQ.AI Commercial counsel" w:date="2026-06-24T13:26:57Z" w16du:dateUtc="2026-06-24T13:26:57Z">
        <w:r>
          <w:delText>The Supplier</w:delText>
        </w:r>
      </w:del>
      <w:ins w:id="24" w:author="LQ.AI Commercial counsel" w:date="2026-06-24T13:26:57Z" w16du:dateUtc="2026-06-24T13:26:57Z">
        <w:r>
          <w:t>Subject to the exceptions below, each party</w:t>
        </w:r>
      </w:ins>
      <w:commentRangeEnd w:id="5"/>
      <w:r>
        <w:rPr>
          <w:rStyle w:val="CommentReference"/>
        </w:rPr>
        <w:commentReference w:id="5"/>
      </w:r>
      <w:r>
        <w:t xml:space="preserve">'s aggregate liability arising out of or in connection with this Agreement shall not exceed the fees paid by the Customer in the </w:t>
      </w:r>
      <w:del w:id="21" w:author="LQ.AI Commercial counsel" w:date="2026-06-24T13:26:57Z" w16du:dateUtc="2026-06-24T13:26:57Z">
        <w:r>
          <w:delText>one</w:delText>
        </w:r>
      </w:del>
      <w:ins w:id="22" w:author="LQ.AI Commercial counsel" w:date="2026-06-24T13:26:57Z" w16du:dateUtc="2026-06-24T13:26:57Z">
        <w:r>
          <w:t>twelve</w:t>
        </w:r>
      </w:ins>
      <w:r>
        <w:t xml:space="preserve"> (</w:t>
      </w:r>
      <w:del w:id="19" w:author="LQ.AI Commercial counsel" w:date="2026-06-24T13:26:57Z" w16du:dateUtc="2026-06-24T13:26:57Z">
        <w:r>
          <w:delText>1</w:delText>
        </w:r>
      </w:del>
      <w:ins w:id="20" w:author="LQ.AI Commercial counsel" w:date="2026-06-24T13:26:57Z" w16du:dateUtc="2026-06-24T13:26:57Z">
        <w:r>
          <w:t>12</w:t>
        </w:r>
      </w:ins>
      <w:r>
        <w:t xml:space="preserve">) </w:t>
      </w:r>
      <w:del w:id="17" w:author="LQ.AI Commercial counsel" w:date="2026-06-24T13:26:57Z" w16du:dateUtc="2026-06-24T13:26:57Z">
        <w:r>
          <w:delText>month</w:delText>
        </w:r>
      </w:del>
      <w:ins w:id="18" w:author="LQ.AI Commercial counsel" w:date="2026-06-24T13:26:57Z" w16du:dateUtc="2026-06-24T13:26:57Z">
        <w:r>
          <w:t>months</w:t>
        </w:r>
      </w:ins>
      <w:r>
        <w:t xml:space="preserve"> preceding the claim. In no event shall </w:t>
      </w:r>
      <w:commentRangeStart w:id="4"/>
      <w:del w:id="15" w:author="LQ.AI Commercial counsel" w:date="2026-06-24T13:26:57Z" w16du:dateUtc="2026-06-24T13:26:57Z">
        <w:r>
          <w:delText>the Supplier</w:delText>
        </w:r>
      </w:del>
      <w:ins w:id="16" w:author="LQ.AI Commercial counsel" w:date="2026-06-24T13:26:57Z" w16du:dateUtc="2026-06-24T13:26:57Z">
        <w:r>
          <w:t>either party</w:t>
        </w:r>
      </w:ins>
      <w:commentRangeEnd w:id="4"/>
      <w:r>
        <w:rPr>
          <w:rStyle w:val="CommentReference"/>
        </w:rPr>
        <w:commentReference w:id="4"/>
      </w:r>
      <w:r>
        <w:t xml:space="preserve"> be liable for any indirect, incidental or consequential damages, or for any loss of profits, revenue or data.</w:t>
      </w:r>
      <w:ins w:id="14" w:author="LQ.AI Commercial counsel" w:date="2026-06-24T13:26:57Z" w16du:dateUtc="2026-06-24T13:26:57Z">
        <w:r>
          <w:t xml:space="preserve"> The limitations of liability in this Section 8 shall not apply to (i) a party's breach of confidentiality obligations, (ii) a party's indemnification obligations under Section 7, (iii) infringement of the other party's intellectual property rights, or (iv) gross negligence or wilful misconduct.</w:t>
        </w:r>
      </w:ins>
    </w:p>
    <w:p>
      <w:pPr>
        <w:pStyle w:val="Heading1"/>
      </w:pPr>
      <w:r>
        <w:t>9. Term and Termination</w:t>
      </w:r>
    </w:p>
    <w:p>
      <w:r>
        <w:t xml:space="preserve">This Agreement continues until each Statement of Work is completed. </w:t>
      </w:r>
      <w:commentRangeStart w:id="3"/>
      <w:del w:id="12" w:author="LQ.AI Commercial counsel" w:date="2026-06-24T13:26:57Z" w16du:dateUtc="2026-06-24T13:26:57Z">
        <w:r>
          <w:delText>The Supplier</w:delText>
        </w:r>
      </w:del>
      <w:ins w:id="13" w:author="LQ.AI Commercial counsel" w:date="2026-06-24T13:26:57Z" w16du:dateUtc="2026-06-24T13:26:57Z">
        <w:r>
          <w:t>Either party</w:t>
        </w:r>
      </w:ins>
      <w:commentRangeEnd w:id="3"/>
      <w:r>
        <w:rPr>
          <w:rStyle w:val="CommentReference"/>
        </w:rPr>
        <w:commentReference w:id="3"/>
      </w:r>
      <w:r>
        <w:t xml:space="preserve"> may terminate</w:t>
      </w:r>
      <w:ins w:id="11" w:author="LQ.AI Commercial counsel" w:date="2026-06-24T13:26:57Z" w16du:dateUtc="2026-06-24T13:26:57Z">
        <w:r>
          <w:t xml:space="preserve"> this Agreement or any Statement of Work</w:t>
        </w:r>
      </w:ins>
      <w:r>
        <w:t xml:space="preserve"> for convenience at any time on </w:t>
      </w:r>
      <w:del w:id="9" w:author="LQ.AI Commercial counsel" w:date="2026-06-24T13:26:57Z" w16du:dateUtc="2026-06-24T13:26:57Z">
        <w:r>
          <w:delText>ten</w:delText>
        </w:r>
      </w:del>
      <w:ins w:id="10" w:author="LQ.AI Commercial counsel" w:date="2026-06-24T13:26:57Z" w16du:dateUtc="2026-06-24T13:26:57Z">
        <w:r>
          <w:t>thirty</w:t>
        </w:r>
      </w:ins>
      <w:r>
        <w:t xml:space="preserve"> (</w:t>
      </w:r>
      <w:del w:id="7" w:author="LQ.AI Commercial counsel" w:date="2026-06-24T13:26:57Z" w16du:dateUtc="2026-06-24T13:26:57Z">
        <w:r>
          <w:delText>10</w:delText>
        </w:r>
      </w:del>
      <w:ins w:id="8" w:author="LQ.AI Commercial counsel" w:date="2026-06-24T13:26:57Z" w16du:dateUtc="2026-06-24T13:26:57Z">
        <w:r>
          <w:t>30</w:t>
        </w:r>
      </w:ins>
      <w:r>
        <w:t xml:space="preserve">) days notice; </w:t>
      </w:r>
      <w:commentRangeStart w:id="2"/>
      <w:del w:id="5" w:author="LQ.AI Commercial counsel" w:date="2026-06-24T13:26:57Z" w16du:dateUtc="2026-06-24T13:26:57Z">
        <w:r>
          <w:delText>the Customer may not terminate for convenience</w:delText>
        </w:r>
      </w:del>
      <w:ins w:id="6" w:author="LQ.AI Commercial counsel" w:date="2026-06-24T13:26:57Z" w16du:dateUtc="2026-06-24T13:26:57Z">
        <w:r>
          <w:t>either party may terminate</w:t>
        </w:r>
      </w:ins>
      <w:commentRangeEnd w:id="2"/>
      <w:r>
        <w:rPr>
          <w:rStyle w:val="CommentReference"/>
        </w:rPr>
        <w:commentReference w:id="2"/>
      </w:r>
      <w:r>
        <w:t>. On termination</w:t>
      </w:r>
      <w:commentRangeStart w:id="1"/>
      <w:ins w:id="4" w:author="LQ.AI Commercial counsel" w:date="2026-06-24T13:26:57Z" w16du:dateUtc="2026-06-24T13:26:57Z">
        <w:r>
          <w:t xml:space="preserve"> by either party,</w:t>
        </w:r>
      </w:ins>
      <w:commentRangeEnd w:id="1"/>
      <w:r>
        <w:rPr>
          <w:rStyle w:val="CommentReference"/>
        </w:rPr>
        <w:commentReference w:id="1"/>
      </w:r>
      <w:r>
        <w:t xml:space="preserve"> the Customer shall pay </w:t>
      </w:r>
      <w:ins w:id="3" w:author="LQ.AI Commercial counsel" w:date="2026-06-24T13:26:57Z" w16du:dateUtc="2026-06-24T13:26:57Z">
        <w:r>
          <w:t xml:space="preserve">for </w:t>
        </w:r>
      </w:ins>
      <w:r>
        <w:t xml:space="preserve">all </w:t>
      </w:r>
      <w:del w:id="1" w:author="LQ.AI Commercial counsel" w:date="2026-06-24T13:26:57Z" w16du:dateUtc="2026-06-24T13:26:57Z">
        <w:r>
          <w:delText>fees for work in progress and for the full committed engagement</w:delText>
        </w:r>
      </w:del>
      <w:ins w:id="2" w:author="LQ.AI Commercial counsel" w:date="2026-06-24T13:26:57Z" w16du:dateUtc="2026-06-24T13:26:57Z">
        <w:r>
          <w:t>work performed up to the effective date of termination at the rates set out in the applicable Statement of Work, and shall not be liable for any further fees under the terminated Statement of Work</w:t>
        </w:r>
      </w:ins>
      <w:r>
        <w:t>.</w:t>
      </w:r>
    </w:p>
    <w:p>
      <w:pPr>
        <w:pStyle w:val="Heading1"/>
      </w:pPr>
      <w:r>
        <w:t>10. Governing Law</w:t>
      </w:r>
    </w:p>
    <w:p>
      <w:r>
        <w:t>This Agreement is governed by the laws of the State of Illinois, and the parties submit to the exclusive jurisdiction of the courts of Illinois.</w:t>
      </w:r>
    </w:p>
    <w:sectPr w:rsidR="00FC693F" w:rsidRPr="0006063C" w:rsidSect="00034616">
      <w:pgSz w:w="12240" w:h="15840"/>
      <w:pgMar w:top="1440" w:right="1800" w:bottom="1440" w:left="1800" w:header="720" w:footer="720" w:gutter="0"/>
      <w:cols w:space="720"/>
      <w:docGrid w:linePitch="360"/>
    </w:sectPr>
  </w:body>
</w:document>
</file>

<file path=word/comments1.xml><?xml version="1.0" encoding="utf-8"?>
<w:comment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w:comment w:id="1" w:author="LQ.AI Commercial counsel" w:date="2026-06-24T13:26:57Z" w:initials="LCC">
    <w:p w14:paraId="E4F05F43" w14:textId="77777777" w:rsidR="0DEC60BA" w:rsidRDefault="0DEC60BA" w:rsidP="0DEC60BA">
      <w:pPr>
        <w:pStyle w:val="CommentText"/>
      </w:pPr>
      <w:r>
        <w:rPr>
          <w:rStyle w:val="CommentReference"/>
        </w:rPr>
        <w:annotationRef/>
      </w:r>
      <w:r>
        <w:t>Payment should be for work actually performed to the termination date, not for the full committed engagement — which charges for services never delivered.</w:t>
      </w:r>
    </w:p>
  </w:comment>
  <w:comment w:id="2" w:author="LQ.AI Commercial counsel" w:date="2026-06-24T13:26:57Z" w:initials="LCC">
    <w:p w14:paraId="7AD4766A" w14:textId="77777777" w:rsidR="C96930C5" w:rsidRDefault="C96930C5" w:rsidP="C96930C5">
      <w:pPr>
        <w:pStyle w:val="CommentText"/>
      </w:pPr>
      <w:r>
        <w:rPr>
          <w:rStyle w:val="CommentReference"/>
        </w:rPr>
        <w:annotationRef/>
      </w:r>
      <w:r>
        <w:t>The prohibition on Customer termination is one-sided and directly contradicts the mutual termination right established by the preceding edit. The existing text must be replaced to remove this inconsistency.</w:t>
      </w:r>
    </w:p>
  </w:comment>
  <w:comment w:id="3" w:author="LQ.AI Commercial counsel" w:date="2026-06-24T13:26:57Z" w:initials="LCC">
    <w:p w14:paraId="76FEBB26" w14:textId="77777777" w:rsidR="332A69D4" w:rsidRDefault="332A69D4" w:rsidP="332A69D4">
      <w:pPr>
        <w:pStyle w:val="CommentText"/>
      </w:pPr>
      <w:r>
        <w:rPr>
          <w:rStyle w:val="CommentReference"/>
        </w:rPr>
        <w:annotationRef/>
      </w:r>
      <w:r>
        <w:t>The current clause gives only the Supplier a termination for convenience right, locking the Customer in. Mutual termination rights are standard practice in professional services agreements.</w:t>
      </w:r>
    </w:p>
  </w:comment>
  <w:comment w:id="4" w:author="LQ.AI Commercial counsel" w:date="2026-06-24T13:26:57Z" w:initials="LCC">
    <w:p w14:paraId="8CCF69D6" w14:textId="77777777" w:rsidR="D0B0DCE1" w:rsidRDefault="D0B0DCE1" w:rsidP="D0B0DCE1">
      <w:pPr>
        <w:pStyle w:val="CommentText"/>
      </w:pPr>
      <w:r>
        <w:rPr>
          <w:rStyle w:val="CommentReference"/>
        </w:rPr>
        <w:annotationRef/>
      </w:r>
      <w:r>
        <w:t>Carve-outs for confidentiality, indemnification, IP infringement, and gross negligence are essential — these are the high-risk heads where a low cap is inadequate to protect the Customer.</w:t>
      </w:r>
    </w:p>
  </w:comment>
  <w:comment w:id="5" w:author="LQ.AI Commercial counsel" w:date="2026-06-24T13:26:57Z" w:initials="LCC">
    <w:p w14:paraId="3632BDDD" w14:textId="77777777" w:rsidR="1511C297" w:rsidRDefault="1511C297" w:rsidP="1511C297">
      <w:pPr>
        <w:pStyle w:val="CommentText"/>
      </w:pPr>
      <w:r>
        <w:rPr>
          <w:rStyle w:val="CommentReference"/>
        </w:rPr>
        <w:annotationRef/>
      </w:r>
      <w:r>
        <w:t>One month of fees is an unreasonably low liability cap — 12 months is standard. Making the cap mutual is equitable as both parties bear risk under the agreement.</w:t>
      </w:r>
    </w:p>
  </w:comment>
  <w:comment w:id="6" w:author="LQ.AI Commercial counsel" w:date="2026-06-24T13:26:57Z" w:initials="LCC">
    <w:p w14:paraId="0210F379" w14:textId="77777777" w:rsidR="75755429" w:rsidRDefault="75755429" w:rsidP="75755429">
      <w:pPr>
        <w:pStyle w:val="CommentText"/>
      </w:pPr>
      <w:r>
        <w:rPr>
          <w:rStyle w:val="CommentReference"/>
        </w:rPr>
        <w:annotationRef/>
      </w:r>
      <w:r>
        <w:t>The indemnity is entirely one-sided — the Customer indemnifies the Supplier for any claim arising from the services. A mutual breach indemnity plus Supplier IP infringement indemnity is standard market practice and cannot be constructed from the existing one-sided language.</w:t>
      </w:r>
    </w:p>
  </w:comment>
  <w:comment w:id="7" w:author="LQ.AI Commercial counsel" w:date="2026-06-24T13:26:57Z" w:initials="LCC">
    <w:p w14:paraId="9CD7493F" w14:textId="77777777" w:rsidR="A5868C6E" w:rsidRDefault="A5868C6E" w:rsidP="A5868C6E">
      <w:pPr>
        <w:pStyle w:val="CommentText"/>
      </w:pPr>
      <w:r>
        <w:rPr>
          <w:rStyle w:val="CommentReference"/>
        </w:rPr>
        <w:annotationRef/>
      </w:r>
      <w:r>
        <w:t>Unfettered personnel substitution makes any staffing commitment meaningless. Key-person protection is standard; reasonable continuity for other personnel ensures service quality. The entire existing sentence expresses the opposite position and cannot be surgically edited.</w:t>
      </w:r>
    </w:p>
  </w:comment>
  <w:comment w:id="8" w:author="LQ.AI Commercial counsel" w:date="2026-06-24T13:26:57Z" w:initials="LCC">
    <w:p w14:paraId="DFE08278" w14:textId="77777777" w:rsidR="6255D254" w:rsidRDefault="6255D254" w:rsidP="6255D254">
      <w:pPr>
        <w:pStyle w:val="CommentText"/>
      </w:pPr>
      <w:r>
        <w:rPr>
          <w:rStyle w:val="CommentReference"/>
        </w:rPr>
        <w:annotationRef/>
      </w:r>
      <w:r>
        <w:t>The original disclaims all conformance and fitness warranties. Professional services should carry a professional-workmanship warranty, conformance to spec, and a re-performance remedy at no cost. These are fundamentally opposite propositions that cannot be woven into the existing sentence.</w:t>
      </w:r>
    </w:p>
  </w:comment>
  <w:comment w:id="9" w:author="LQ.AI Commercial counsel" w:date="2026-06-24T13:26:57Z" w:initials="LCC">
    <w:p w14:paraId="4418A979" w14:textId="77777777" w:rsidR="EB76D69D" w:rsidRDefault="EB76D69D" w:rsidP="EB76D69D">
      <w:pPr>
        <w:pStyle w:val="CommentText"/>
      </w:pPr>
      <w:r>
        <w:rPr>
          <w:rStyle w:val="CommentReference"/>
        </w:rPr>
        <w:annotationRef/>
      </w:r>
      <w:r>
        <w:t>An "AS IS" disclaimer on professional services with no conformance warranty is unacceptable for commissioned work. A warranty section should affirm what the Supplier commits to, not only what it disclaims.</w:t>
      </w:r>
    </w:p>
  </w:comment>
  <w:comment w:id="10" w:author="LQ.AI Commercial counsel" w:date="2026-06-24T13:26:57Z" w:initials="LCC">
    <w:p w14:paraId="47CBED5D" w14:textId="77777777" w:rsidR="7D50BE9C" w:rsidRDefault="7D50BE9C" w:rsidP="7D50BE9C">
      <w:pPr>
        <w:pStyle w:val="CommentText"/>
      </w:pPr>
      <w:r>
        <w:rPr>
          <w:rStyle w:val="CommentReference"/>
        </w:rPr>
        <w:annotationRef/>
      </w:r>
      <w:r>
        <w:t>Since bespoke deliverables are now assigned to the Customer, the licence should cover only the Supplier's retained background IP embedded in the work product for internal business use.</w:t>
      </w:r>
    </w:p>
  </w:comment>
  <w:comment w:id="11" w:author="LQ.AI Commercial counsel" w:date="2026-06-24T13:26:57Z" w:initials="LCC">
    <w:p w14:paraId="B43411CA" w14:textId="77777777" w:rsidR="D6594E7B" w:rsidRDefault="D6594E7B" w:rsidP="D6594E7B">
      <w:pPr>
        <w:pStyle w:val="CommentText"/>
      </w:pPr>
      <w:r>
        <w:rPr>
          <w:rStyle w:val="CommentReference"/>
        </w:rPr>
        <w:annotationRef/>
      </w:r>
      <w:r>
        <w:t>Bespoke deliverables created specifically for the Customer should be owned by the Customer. The Supplier retains its pre-existing tools; the Customer gets a licence to any Supplier background IP incorporated in the work product.</w:t>
      </w:r>
    </w:p>
  </w:comment>
  <w:comment w:id="12" w:author="LQ.AI Commercial counsel" w:date="2026-06-24T13:26:57Z" w:initials="LCC">
    <w:p w14:paraId="A6A86966" w14:textId="77777777" w:rsidR="61F7AD5B" w:rsidRDefault="61F7AD5B" w:rsidP="61F7AD5B">
      <w:pPr>
        <w:pStyle w:val="CommentText"/>
      </w:pPr>
      <w:r>
        <w:rPr>
          <w:rStyle w:val="CommentReference"/>
        </w:rPr>
        <w:annotationRef/>
      </w:r>
      <w:r>
        <w:t>Unilateral rate increases during an SOW undermine the pricing agreed at the outset and expose the Customer to unbudgeted cost overruns without any corresponding right to renegotiate the scope of work.</w:t>
      </w:r>
    </w:p>
  </w:comment>
  <w:comment w:id="13" w:author="LQ.AI Commercial counsel" w:date="2026-06-24T13:26:57Z" w:initials="LCC">
    <w:p w14:paraId="F83AAA21" w14:textId="77777777" w:rsidR="2E6D0CFC" w:rsidRDefault="2E6D0CFC" w:rsidP="2E6D0CFC">
      <w:pPr>
        <w:pStyle w:val="CommentText"/>
      </w:pPr>
      <w:r>
        <w:rPr>
          <w:rStyle w:val="CommentReference"/>
        </w:rPr>
        <w:annotationRef/>
      </w:r>
      <w:r>
        <w:t>Uncapped T&amp;M with unilateral rate increases gives the Supplier unlimited financial exposure. Rates should be fixed per SOW; expenses should be pre-approved; 30-day payment terms align with market.</w:t>
      </w:r>
    </w:p>
  </w:comment>
  <w:comment w:id="14" w:author="LQ.AI Commercial counsel" w:date="2026-06-24T13:26:57Z" w:initials="LCC">
    <w:p w14:paraId="B49C42EA" w14:textId="77777777" w:rsidR="C5B860FF" w:rsidRDefault="C5B860FF" w:rsidP="C5B860FF">
      <w:pPr>
        <w:pStyle w:val="CommentText"/>
      </w:pPr>
      <w:r>
        <w:rPr>
          <w:rStyle w:val="CommentReference"/>
        </w:rPr>
        <w:annotationRef/>
      </w:r>
      <w:r>
        <w:t>The original compels payment for non-conforming work and denies any correction obligation — both unacceptable. A standard acceptance remedy is correction at the Supplier's cost with a reasonable re-performance period.</w:t>
      </w:r>
    </w:p>
  </w:comment>
  <w:comment w:id="15" w:author="LQ.AI Commercial counsel" w:date="2026-06-24T13:26:57Z" w:initials="LCC">
    <w:p w14:paraId="7CC06CBA" w14:textId="77777777" w:rsidR="BC654858" w:rsidRDefault="BC654858" w:rsidP="BC654858">
      <w:pPr>
        <w:pStyle w:val="CommentText"/>
      </w:pPr>
      <w:r>
        <w:rPr>
          <w:rStyle w:val="CommentReference"/>
        </w:rPr>
        <w:annotationRef/>
      </w:r>
      <w:r>
        <w:t>Three days is insufficient to review a deliverable; fifteen business days is standard. Requiring specified reasons gives the Supplier actionable feedback.</w:t>
      </w:r>
    </w:p>
  </w:comment>
</w:comments>
</file>

<file path=word/commentsExtended1.xml><?xml version="1.0" encoding="utf-8"?>
<w15:commentsEx xmlns:w15="http://schemas.microsoft.com/office/word/2012/wordml">
  <w15:commentEx w15:paraId="E4F05F43" w15:done="0"/>
  <w15:commentEx w15:paraId="7AD4766A" w15:done="0"/>
  <w15:commentEx w15:paraId="76FEBB26" w15:done="0"/>
  <w15:commentEx w15:paraId="8CCF69D6" w15:done="0"/>
  <w15:commentEx w15:paraId="3632BDDD" w15:done="0"/>
  <w15:commentEx w15:paraId="0210F379" w15:done="0"/>
  <w15:commentEx w15:paraId="9CD7493F" w15:done="0"/>
  <w15:commentEx w15:paraId="DFE08278" w15:done="0"/>
  <w15:commentEx w15:paraId="4418A979" w15:done="0"/>
  <w15:commentEx w15:paraId="47CBED5D" w15:done="0"/>
  <w15:commentEx w15:paraId="B43411CA" w15:done="0"/>
  <w15:commentEx w15:paraId="A6A86966" w15:done="0"/>
  <w15:commentEx w15:paraId="F83AAA21" w15:done="0"/>
  <w15:commentEx w15:paraId="B49C42EA" w15:done="0"/>
  <w15:commentEx w15:paraId="7CC06CBA" w15:done="0"/>
</w15:commentsEx>
</file>

<file path=word/commentsExtensible1.xml><?xml version="1.0" encoding="utf-8"?>
<w16cex:commentsExtensible xmlns:w16cex="http://schemas.microsoft.com/office/word/2018/wordml/cex">
  <w16cex:commentExtensible w16cex:durableId="B7786C28" w16cex:dateUtc="2026-06-24T13:26:57Z"/>
  <w16cex:commentExtensible w16cex:durableId="11C4604C" w16cex:dateUtc="2026-06-24T13:26:57Z"/>
  <w16cex:commentExtensible w16cex:durableId="BC88897C" w16cex:dateUtc="2026-06-24T13:26:57Z"/>
  <w16cex:commentExtensible w16cex:durableId="53068342" w16cex:dateUtc="2026-06-24T13:26:57Z"/>
  <w16cex:commentExtensible w16cex:durableId="3D69C663" w16cex:dateUtc="2026-06-24T13:26:57Z"/>
  <w16cex:commentExtensible w16cex:durableId="D1BC5E47" w16cex:dateUtc="2026-06-24T13:26:57Z"/>
  <w16cex:commentExtensible w16cex:durableId="EA3A8185" w16cex:dateUtc="2026-06-24T13:26:57Z"/>
  <w16cex:commentExtensible w16cex:durableId="30CA72FE" w16cex:dateUtc="2026-06-24T13:26:57Z"/>
  <w16cex:commentExtensible w16cex:durableId="C81BA5A5" w16cex:dateUtc="2026-06-24T13:26:57Z"/>
  <w16cex:commentExtensible w16cex:durableId="33D4D5F7" w16cex:dateUtc="2026-06-24T13:26:57Z"/>
  <w16cex:commentExtensible w16cex:durableId="296C6293" w16cex:dateUtc="2026-06-24T13:26:57Z"/>
  <w16cex:commentExtensible w16cex:durableId="E26F1C49" w16cex:dateUtc="2026-06-24T13:26:57Z"/>
  <w16cex:commentExtensible w16cex:durableId="A9B3824B" w16cex:dateUtc="2026-06-24T13:26:57Z"/>
  <w16cex:commentExtensible w16cex:durableId="9FD000E1" w16cex:dateUtc="2026-06-24T13:26:57Z"/>
  <w16cex:commentExtensible w16cex:durableId="2084A7B5" w16cex:dateUtc="2026-06-24T13:26:57Z"/>
</w16cex:commentsExtensible>
</file>

<file path=word/commentsIds1.xml><?xml version="1.0" encoding="utf-8"?>
<w16cid:commentsIds xmlns:w16cid="http://schemas.microsoft.com/office/word/2016/wordml/cid">
  <w16cid:commentId w16cid:paraId="E4F05F43" w16cid:durableId="B7786C28"/>
  <w16cid:commentId w16cid:paraId="7AD4766A" w16cid:durableId="11C4604C"/>
  <w16cid:commentId w16cid:paraId="76FEBB26" w16cid:durableId="BC88897C"/>
  <w16cid:commentId w16cid:paraId="8CCF69D6" w16cid:durableId="53068342"/>
  <w16cid:commentId w16cid:paraId="3632BDDD" w16cid:durableId="3D69C663"/>
  <w16cid:commentId w16cid:paraId="0210F379" w16cid:durableId="D1BC5E47"/>
  <w16cid:commentId w16cid:paraId="9CD7493F" w16cid:durableId="EA3A8185"/>
  <w16cid:commentId w16cid:paraId="DFE08278" w16cid:durableId="30CA72FE"/>
  <w16cid:commentId w16cid:paraId="4418A979" w16cid:durableId="C81BA5A5"/>
  <w16cid:commentId w16cid:paraId="47CBED5D" w16cid:durableId="33D4D5F7"/>
  <w16cid:commentId w16cid:paraId="B43411CA" w16cid:durableId="296C6293"/>
  <w16cid:commentId w16cid:paraId="A6A86966" w16cid:durableId="E26F1C49"/>
  <w16cid:commentId w16cid:paraId="F83AAA21" w16cid:durableId="A9B3824B"/>
  <w16cid:commentId w16cid:paraId="B49C42EA" w16cid:durableId="9FD000E1"/>
  <w16cid:commentId w16cid:paraId="7CC06CBA" w16cid:durableId="2084A7B5"/>
</w16cid:commentsIds>
</file>

<file path=word/fontTable.xml><?xml version="1.0" encoding="utf-8"?>
<w:font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16du="http://schemas.microsoft.com/office/word/2023/wordml/word16du"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1.xml"/><Relationship Id="rId10" Type="http://schemas.microsoft.com/office/2011/relationships/commentsExtended" Target="commentsExtended1.xml"/><Relationship Id="rId11" Type="http://schemas.microsoft.com/office/2016/09/relationships/commentsIds" Target="commentsIds1.xml"/><Relationship Id="rId12" Type="http://schemas.microsoft.com/office/2018/08/relationships/commentsExtensible" Target="commentsExtensibl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