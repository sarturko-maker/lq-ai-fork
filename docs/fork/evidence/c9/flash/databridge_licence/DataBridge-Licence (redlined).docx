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LICENCE AND SUPPORT AGREEMENT</w:t>
      </w:r>
    </w:p>
    <w:p>
      <w:r>
        <w:t>This Software Licence and Support Agreement is entered into between DataBridge Systems LLC (the "Licensor") and the customer identified in the Order (the "Licensee").</w:t>
      </w:r>
    </w:p>
    <w:p>
      <w:pPr>
        <w:pStyle w:val="Heading1"/>
      </w:pPr>
      <w:r>
        <w:t>1. Definitions</w:t>
      </w:r>
    </w:p>
    <w:p>
      <w:r>
        <w:t>"Software" means the DataBridge platform licensed under the Order. "Licensor" means DataBridge Systems LLC. "Licensee" means the customer identified in the Order. "Licensee Content" means data the Licensee loads into the Software.</w:t>
      </w:r>
    </w:p>
    <w:p>
      <w:pPr>
        <w:pStyle w:val="Heading1"/>
      </w:pPr>
      <w:r>
        <w:t>2. Licence</w:t>
      </w:r>
    </w:p>
    <w:p>
      <w:r>
        <w:t xml:space="preserve">The Licensor grants the Licensee a non-exclusive, non-transferable licence to use the Software during the term. The Licensor may suspend access </w:t>
      </w:r>
      <w:commentRangeStart w:id="10"/>
      <w:del w:id="20" w:author="LQ.AI Commercial counsel" w:date="2026-06-22T15:10:52Z" w16du:dateUtc="2026-06-22T15:10:52Z">
        <w:r>
          <w:delText>at any time in its sole discretion and without</w:delText>
        </w:r>
      </w:del>
      <w:ins w:id="21" w:author="LQ.AI Commercial counsel" w:date="2026-06-22T15:10:52Z" w16du:dateUtc="2026-06-22T15:10:52Z">
        <w:r>
          <w:t>only if the Licensee is in material breach of this Agreement and fails to cure that breach within fifteen (15) days of written notice from the Licensor, or if the Licensee fails to pay undisputed amounts when due and fails to cure within five (5) days of written</w:t>
        </w:r>
      </w:ins>
      <w:commentRangeEnd w:id="10"/>
      <w:r>
        <w:rPr>
          <w:rStyle w:val="CommentReference"/>
        </w:rPr>
        <w:commentReference w:id="10"/>
      </w:r>
      <w:r>
        <w:t xml:space="preserve"> notice.</w:t>
      </w:r>
    </w:p>
    <w:p>
      <w:pPr>
        <w:pStyle w:val="Heading1"/>
      </w:pPr>
      <w:r>
        <w:t>3. Fees</w:t>
      </w:r>
    </w:p>
    <w:p>
      <w:r>
        <w:t xml:space="preserve">The Licensee shall pay all fees within fifteen (15) days of the invoice date. The Licensor may increase the fees </w:t>
      </w:r>
      <w:commentRangeStart w:id="9"/>
      <w:del w:id="18" w:author="LQ.AI Commercial counsel" w:date="2026-06-22T15:10:52Z" w16du:dateUtc="2026-06-22T15:10:52Z">
        <w:r>
          <w:delText>at any time on</w:delText>
        </w:r>
      </w:del>
      <w:ins w:id="19" w:author="LQ.AI Commercial counsel" w:date="2026-06-22T15:10:52Z" w16du:dateUtc="2026-06-22T15:10:52Z">
        <w:r>
          <w:t>no more than once per twelve (12) month period on at least sixty (60) days'</w:t>
        </w:r>
      </w:ins>
      <w:commentRangeEnd w:id="9"/>
      <w:r>
        <w:rPr>
          <w:rStyle w:val="CommentReference"/>
        </w:rPr>
        <w:commentReference w:id="9"/>
      </w:r>
      <w:r>
        <w:t xml:space="preserve"> written notice. All fees are non-refundable </w:t>
      </w:r>
      <w:commentRangeStart w:id="8"/>
      <w:del w:id="16" w:author="LQ.AI Commercial counsel" w:date="2026-06-22T15:10:52Z" w16du:dateUtc="2026-06-22T15:10:52Z">
        <w:r>
          <w:delText>under all circumstances.</w:delText>
        </w:r>
      </w:del>
      <w:ins w:id="17" w:author="LQ.AI Commercial counsel" w:date="2026-06-22T15:10:52Z" w16du:dateUtc="2026-06-22T15:10:52Z">
        <w:r>
          <w:t>except where this Agreement is terminated by the Licensee due to the Licensor's uncured material breach, in which case the Licensor shall refund any prepaid fees for the remaining portion of the Term.</w:t>
        </w:r>
      </w:ins>
      <w:commentRangeEnd w:id="8"/>
      <w:r>
        <w:rPr>
          <w:rStyle w:val="CommentReference"/>
        </w:rPr>
        <w:commentReference w:id="8"/>
      </w:r>
    </w:p>
    <w:p>
      <w:pPr>
        <w:pStyle w:val="Heading1"/>
      </w:pPr>
      <w:r>
        <w:t>4. Intellectual Property</w:t>
      </w:r>
    </w:p>
    <w:p>
      <w:commentRangeStart w:id="7"/>
      <w:del w:id="14" w:author="LQ.AI Commercial counsel" w:date="2026-06-22T15:10:52Z" w16du:dateUtc="2026-06-22T15:10:52Z">
        <w:r>
          <w:delText>All intellectual property rights in any configurations, integrations and feedback created in connection with the Software</w:delText>
        </w:r>
      </w:del>
      <w:ins w:id="15" w:author="LQ.AI Commercial counsel" w:date="2026-06-22T15:10:52Z" w16du:dateUtc="2026-06-22T15:10:52Z">
        <w:r>
          <w:t>The Licensee retains all intellectual property rights in any configurations and integrations created by or specifically for the Licensee in connection with its use of the Software. The Licensee grants the Licensor a non-exclusive, royalty-free, worldwide licence to use such configurations and integrations solely to provide the Software to the Licensee. Any intellectual property rights in any feedback provided by the Licensee</w:t>
        </w:r>
      </w:ins>
      <w:commentRangeEnd w:id="7"/>
      <w:r>
        <w:rPr>
          <w:rStyle w:val="CommentReference"/>
        </w:rPr>
        <w:commentReference w:id="7"/>
      </w:r>
      <w:r>
        <w:t xml:space="preserve"> shall vest exclusively in the Licensor upon creation.</w:t>
      </w:r>
    </w:p>
    <w:p>
      <w:pPr>
        <w:pStyle w:val="Heading1"/>
      </w:pPr>
      <w:r>
        <w:t>5. Licensee Content</w:t>
      </w:r>
    </w:p>
    <w:p>
      <w:r>
        <w:t xml:space="preserve">The Licensee grants the Licensor a </w:t>
      </w:r>
      <w:commentRangeStart w:id="6"/>
      <w:del w:id="12" w:author="LQ.AI Commercial counsel" w:date="2026-06-22T15:10:52Z" w16du:dateUtc="2026-06-22T15:10:52Z">
        <w:r>
          <w:delText>perpetual, irrevocable, worldwide, royalty-free licence to use, reproduce and create derivative works from Licensee Content for any purpose, including to train the Licensor's models and</w:delText>
        </w:r>
      </w:del>
      <w:ins w:id="13" w:author="LQ.AI Commercial counsel" w:date="2026-06-22T15:10:52Z" w16du:dateUtc="2026-06-22T15:10:52Z">
        <w:r>
          <w:t>non-exclusive, royalty-free, worldwide licence to use, reproduce and create derivative works from Licensee Content solely to the extent necessary to provide the Software to the Licensee during the Term. The Licensor shall not use Licensee Content to train its models or</w:t>
        </w:r>
      </w:ins>
      <w:commentRangeEnd w:id="6"/>
      <w:r>
        <w:rPr>
          <w:rStyle w:val="CommentReference"/>
        </w:rPr>
        <w:commentReference w:id="6"/>
      </w:r>
      <w:r>
        <w:t xml:space="preserve"> improve its products.</w:t>
      </w:r>
    </w:p>
    <w:p>
      <w:pPr>
        <w:pStyle w:val="Heading1"/>
      </w:pPr>
      <w:r>
        <w:t>6. Warranties</w:t>
      </w:r>
    </w:p>
    <w:p>
      <w:commentRangeStart w:id="5"/>
      <w:del w:id="10" w:author="LQ.AI Commercial counsel" w:date="2026-06-22T15:10:52Z" w16du:dateUtc="2026-06-22T15:10:52Z">
        <w:r>
          <w:delText>THE SOFTWARE IS PROVIDED "AS IS" AND THE LICENSOR DISCLAIMS ALL WARRANTIES, WHETHER EXPRESS, IMPLIED OR STATUTORY, INCLUDING MERCHANTABILITY, FITNESS FOR A PARTICULAR PURPOSE AND NON-INFRINGEMENT.</w:delText>
        </w:r>
      </w:del>
      <w:ins w:id="11" w:author="LQ.AI Commercial counsel" w:date="2026-06-22T15:10:52Z" w16du:dateUtc="2026-06-22T15:10:52Z">
        <w:r>
          <w:t>The Licensor warrants that (a) the Software will materially perform in accordance with its applicable documentation, (b) the Licensor has the right and authority to grant the licences granted under this Agreement, and (c) the Software does not contain any viruses, malware or other harmful code. EXCEPT AS EXPRESSLY SET FORTH IN THIS AGREEMENT, THE SOFTWARE IS PROVIDED "AS IS" AND THE LICENSOR DISCLAIMS ALL OTHER WARRANTIES, WHETHER EXPRESS, IMPLIED OR STATUTORY, INCLUDING MERCHANTABILITY AND FITNESS FOR A PARTICULAR PURPOSE.</w:t>
        </w:r>
      </w:ins>
      <w:commentRangeEnd w:id="5"/>
      <w:r>
        <w:rPr>
          <w:rStyle w:val="CommentReference"/>
        </w:rPr>
        <w:commentReference w:id="5"/>
      </w:r>
    </w:p>
    <w:p>
      <w:pPr>
        <w:pStyle w:val="Heading1"/>
      </w:pPr>
      <w:r>
        <w:t>7. Indemnity</w:t>
      </w:r>
    </w:p>
    <w:p>
      <w:r>
        <w:t>The Licensee shall indemnify, defend and hold harmless the Licensor and its officers against any and all claims, losses, damages and expenses arising from or in connection with the Licensee's use of the Software or the Licensee Content.</w:t>
      </w:r>
    </w:p>
    <w:p>
      <w:pPr>
        <w:rPr>
          <w:ins w:id="9" w:author="LQ.AI Commercial counsel" w:date="2026-06-22T15:10:52Z" w16du:dateUtc="2026-06-22T15:10:52Z"/>
        </w:rPr>
      </w:pPr>
      <w:ins w:id="9" w:author="LQ.AI Commercial counsel" w:date="2026-06-22T15:10:52Z" w16du:dateUtc="2026-06-22T15:10:52Z">
        <w:r>
          <w:t>The Licensor shall indemnify, defend and hold harmless the Licensee and its officers against any and all claims, losses, damages and expenses arising from or in connection with (a) any claim that the Software infringes any third-party intellectual property rights, or (b) the Licensor's breach of its obligations under this Agreement.</w:t>
        </w:r>
      </w:ins>
    </w:p>
    <w:p>
      <w:pPr>
        <w:pStyle w:val="Heading1"/>
      </w:pPr>
      <w:r>
        <w:t>8. Limitation of Liability</w:t>
      </w:r>
    </w:p>
    <w:p>
      <w:r>
        <w:t xml:space="preserve">The Licensor's total liability arising out of or in connection with this Agreement shall not exceed the fees paid by the Licensee in the three (3) months preceding the </w:t>
      </w:r>
      <w:commentRangeStart w:id="4"/>
      <w:del w:id="7" w:author="LQ.AI Commercial counsel" w:date="2026-06-22T15:10:52Z" w16du:dateUtc="2026-06-22T15:10:52Z">
        <w:r>
          <w:delText>claim.</w:delText>
        </w:r>
      </w:del>
      <w:ins w:id="8" w:author="LQ.AI Commercial counsel" w:date="2026-06-22T15:10:52Z" w16du:dateUtc="2026-06-22T15:10:52Z">
        <w:r>
          <w:t>claim, provided that this limitation shall not apply to (a) the Licensor's indemnification obligations under this Agreement, (b) claims arising from the Licensor's infringement of third-party intellectual property rights, (c) breach of confidentiality, (d) death or personal injury caused by the Licensor's negligence, or (e) fraud or wilful misconduct.</w:t>
        </w:r>
      </w:ins>
      <w:commentRangeEnd w:id="4"/>
      <w:r>
        <w:rPr>
          <w:rStyle w:val="CommentReference"/>
        </w:rPr>
        <w:commentReference w:id="4"/>
      </w:r>
      <w:r>
        <w:t xml:space="preserve"> In no event shall the Licensor be liable for any indirect, incidental or consequential damages, or any loss of profits, revenue or data.</w:t>
      </w:r>
    </w:p>
    <w:p>
      <w:pPr>
        <w:pStyle w:val="Heading1"/>
      </w:pPr>
      <w:r>
        <w:t>9. Term and Termination</w:t>
      </w:r>
    </w:p>
    <w:p>
      <w:r>
        <w:t xml:space="preserve">This Agreement renews automatically for successive one (1) year </w:t>
      </w:r>
      <w:commentRangeStart w:id="3"/>
      <w:del w:id="5" w:author="LQ.AI Commercial counsel" w:date="2026-06-22T15:10:52Z" w16du:dateUtc="2026-06-22T15:10:52Z">
        <w:r>
          <w:delText>terms.</w:delText>
        </w:r>
      </w:del>
      <w:ins w:id="6" w:author="LQ.AI Commercial counsel" w:date="2026-06-22T15:10:52Z" w16du:dateUtc="2026-06-22T15:10:52Z">
        <w:r>
          <w:t>terms unless either party gives written notice of non-renewal at least thirty (30) days before the end of the then-current term.</w:t>
        </w:r>
      </w:ins>
      <w:commentRangeEnd w:id="3"/>
      <w:r>
        <w:rPr>
          <w:rStyle w:val="CommentReference"/>
        </w:rPr>
        <w:commentReference w:id="3"/>
      </w:r>
      <w:r>
        <w:t xml:space="preserve"> The Licensee may </w:t>
      </w:r>
      <w:commentRangeStart w:id="2"/>
      <w:del w:id="3" w:author="LQ.AI Commercial counsel" w:date="2026-06-22T15:10:52Z" w16du:dateUtc="2026-06-22T15:10:52Z">
        <w:r>
          <w:delText>not terminate for convenience.</w:delText>
        </w:r>
      </w:del>
      <w:ins w:id="4" w:author="LQ.AI Commercial counsel" w:date="2026-06-22T15:10:52Z" w16du:dateUtc="2026-06-22T15:10:52Z">
        <w:r>
          <w:t>terminate this Agreement for convenience at any time on thirty (30) days' written notice, in which case fees shall be prorated to the effective date of termination.</w:t>
        </w:r>
      </w:ins>
      <w:commentRangeEnd w:id="2"/>
      <w:r>
        <w:rPr>
          <w:rStyle w:val="CommentReference"/>
        </w:rPr>
        <w:commentReference w:id="2"/>
      </w:r>
      <w:r>
        <w:t xml:space="preserve"> </w:t>
      </w:r>
      <w:commentRangeStart w:id="1"/>
      <w:del w:id="1" w:author="LQ.AI Commercial counsel" w:date="2026-06-22T15:10:52Z" w16du:dateUtc="2026-06-22T15:10:52Z">
        <w:r>
          <w:delText>The Licensor may terminate at any time on thirty (30) days</w:delText>
        </w:r>
      </w:del>
      <w:ins w:id="2" w:author="LQ.AI Commercial counsel" w:date="2026-06-22T15:10:52Z" w16du:dateUtc="2026-06-22T15:10:52Z">
        <w:r>
          <w:t>Either party may terminate this Agreement on written notice if the other party materially breaches this Agreement and fails to cure that breach within thirty (30) days of written</w:t>
        </w:r>
      </w:ins>
      <w:commentRangeEnd w:id="1"/>
      <w:r>
        <w:rPr>
          <w:rStyle w:val="CommentReference"/>
        </w:rPr>
        <w:commentReference w:id="1"/>
      </w:r>
      <w:r>
        <w:t xml:space="preserve"> notice.</w:t>
      </w:r>
    </w:p>
    <w:p>
      <w:pPr>
        <w:pStyle w:val="Heading1"/>
      </w:pPr>
      <w:r>
        <w:t>10. Governing Law</w:t>
      </w:r>
    </w:p>
    <w:p>
      <w:r>
        <w:t>This Agreement is governed by the laws of the State of New York, and the parties submit to the exclusive jurisdiction of the courts of New York.</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10:52Z" w:initials="LCC">
    <w:p w14:paraId="C44693DD" w14:textId="77777777" w:rsidR="CF2649F4" w:rsidRDefault="CF2649F4" w:rsidP="CF2649F4">
      <w:pPr>
        <w:pStyle w:val="CommentText"/>
      </w:pPr>
      <w:r>
        <w:rPr>
          <w:rStyle w:val="CommentReference"/>
        </w:rPr>
        <w:annotationRef/>
      </w:r>
      <w:r>
        <w:t>Giving the Licensor a unilateral right to walk away on 30 days' notice devalues our subscription entirely — we could be left stranded. Mutual termination for material breach with cure is the balanced standard.</w:t>
      </w:r>
    </w:p>
  </w:comment>
  <w:comment w:id="2" w:author="LQ.AI Commercial counsel" w:date="2026-06-22T15:10:52Z" w:initials="LCC">
    <w:p w14:paraId="89EEF0DE" w14:textId="77777777" w:rsidR="5011A6A4" w:rsidRDefault="5011A6A4" w:rsidP="5011A6A4">
      <w:pPr>
        <w:pStyle w:val="CommentText"/>
      </w:pPr>
      <w:r>
        <w:rPr>
          <w:rStyle w:val="CommentReference"/>
        </w:rPr>
        <w:annotationRef/>
      </w:r>
      <w:r>
        <w:t>No termination-for-convenience means we are locked in even if the software no longer meets our needs. A convenience termination with prorated fees is standard in balanced commercial agreements.</w:t>
      </w:r>
    </w:p>
  </w:comment>
  <w:comment w:id="3" w:author="LQ.AI Commercial counsel" w:date="2026-06-22T15:10:52Z" w:initials="LCC">
    <w:p w14:paraId="C9B243F2" w14:textId="77777777" w:rsidR="DE29D0F5" w:rsidRDefault="DE29D0F5" w:rsidP="DE29D0F5">
      <w:pPr>
        <w:pStyle w:val="CommentText"/>
      </w:pPr>
      <w:r>
        <w:rPr>
          <w:rStyle w:val="CommentReference"/>
        </w:rPr>
        <w:annotationRef/>
      </w:r>
      <w:r>
        <w:t>Auto-renewal without an opt-out locks us in perpetually. Adding a standard non-renewal notice period lets us exit at the end of a term without breaching.</w:t>
      </w:r>
    </w:p>
  </w:comment>
  <w:comment w:id="4" w:author="LQ.AI Commercial counsel" w:date="2026-06-22T15:10:52Z" w:initials="LCC">
    <w:p w14:paraId="73EDF0DA" w14:textId="77777777" w:rsidR="32FBB6CA" w:rsidRDefault="32FBB6CA" w:rsidP="32FBB6CA">
      <w:pPr>
        <w:pStyle w:val="CommentText"/>
      </w:pPr>
      <w:r>
        <w:rPr>
          <w:rStyle w:val="CommentReference"/>
        </w:rPr>
        <w:annotationRef/>
      </w:r>
      <w:r>
        <w:t>A three-month fee cap without carve-outs means even a catastrophic IP infringement or data breach is capped at a trivial amount. Standard carve-outs for indemnity, IP infringement, confidentiality, personal injury, and fraud ensure meaningful protection exists where it matters most.</w:t>
      </w:r>
    </w:p>
  </w:comment>
  <w:comment w:id="5" w:author="LQ.AI Commercial counsel" w:date="2026-06-22T15:10:52Z" w:initials="LCC">
    <w:p w14:paraId="72F783C0" w14:textId="77777777" w:rsidR="7CFE5597" w:rsidRDefault="7CFE5597" w:rsidP="7CFE5597">
      <w:pPr>
        <w:pStyle w:val="CommentText"/>
      </w:pPr>
      <w:r>
        <w:rPr>
          <w:rStyle w:val="CommentReference"/>
        </w:rPr>
        <w:annotationRef/>
      </w:r>
      <w:r>
        <w:t>An 'as is' disclaimer without any Licensor warranties leaves us with no remedy if the software doesn't work, infringes someone's rights, or contains malware. Adding three basic warranties — conformance to documentation, authority to licence, no malware — is standard in any balanced software licence. Non-infringement is removed from the disclaimer because it is addressed by the IP indemnity.</w:t>
      </w:r>
    </w:p>
  </w:comment>
  <w:comment w:id="6" w:author="LQ.AI Commercial counsel" w:date="2026-06-22T15:10:52Z" w:initials="LCC">
    <w:p w14:paraId="55A24326" w14:textId="77777777" w:rsidR="BC128797" w:rsidRDefault="BC128797" w:rsidP="BC128797">
      <w:pPr>
        <w:pStyle w:val="CommentText"/>
      </w:pPr>
      <w:r>
        <w:rPr>
          <w:rStyle w:val="CommentReference"/>
        </w:rPr>
        <w:annotationRef/>
      </w:r>
      <w:r>
        <w:t>A perpetual, irrevocable licence for 'any purpose' including model training gives the Licensor unlimited rights to our data, including for competing products. Narrowing to what is operationally necessary to deliver the service is essential; prohibition on model training is an absolute must-have given industry sensitivity around customer data being used to train AI models.</w:t>
      </w:r>
    </w:p>
  </w:comment>
  <w:comment w:id="7" w:author="LQ.AI Commercial counsel" w:date="2026-06-22T15:10:52Z" w:initials="LCC">
    <w:p w14:paraId="FC93B426" w14:textId="77777777" w:rsidR="A35B6E1A" w:rsidRDefault="A35B6E1A" w:rsidP="A35B6E1A">
      <w:pPr>
        <w:pStyle w:val="CommentText"/>
      </w:pPr>
      <w:r>
        <w:rPr>
          <w:rStyle w:val="CommentReference"/>
        </w:rPr>
        <w:annotationRef/>
      </w:r>
      <w:r>
        <w:t>The original clause strips the Licensee of IP in its own configurations and integrations — its unique setup and data mappings. Standard industry practice is that customer-specific configurations belong to the customer; only feedback (suggestions for product improvement) is appropriately assigned to the vendor.</w:t>
      </w:r>
    </w:p>
  </w:comment>
  <w:comment w:id="8" w:author="LQ.AI Commercial counsel" w:date="2026-06-22T15:10:52Z" w:initials="LCC">
    <w:p w14:paraId="2F41DB9B" w14:textId="77777777" w:rsidR="1DC48FDF" w:rsidRDefault="1DC48FDF" w:rsidP="1DC48FDF">
      <w:pPr>
        <w:pStyle w:val="CommentText"/>
      </w:pPr>
      <w:r>
        <w:rPr>
          <w:rStyle w:val="CommentReference"/>
        </w:rPr>
        <w:annotationRef/>
      </w:r>
      <w:r>
        <w:t>'Under all circumstances' means we have no remedy even if the Licensor fails to deliver. Carving out a refund right for Licensor breach is a basic fairness protection.</w:t>
      </w:r>
    </w:p>
  </w:comment>
  <w:comment w:id="9" w:author="LQ.AI Commercial counsel" w:date="2026-06-22T15:10:52Z" w:initials="LCC">
    <w:p w14:paraId="9A7D3D8B" w14:textId="77777777" w:rsidR="3972F5E9" w:rsidRDefault="3972F5E9" w:rsidP="3972F5E9">
      <w:pPr>
        <w:pStyle w:val="CommentText"/>
      </w:pPr>
      <w:r>
        <w:rPr>
          <w:rStyle w:val="CommentReference"/>
        </w:rPr>
        <w:annotationRef/>
      </w:r>
      <w:r>
        <w:t>'At any time on notice' gives the Licensor unlimited power to raise prices mid-term. Limiting increases to annual intervals with longer notice protects budget predictability and is commercially reasonable.</w:t>
      </w:r>
    </w:p>
  </w:comment>
  <w:comment w:id="10" w:author="LQ.AI Commercial counsel" w:date="2026-06-22T15:10:52Z" w:initials="LCC">
    <w:p w14:paraId="C6B640EE" w14:textId="77777777" w:rsidR="0A84AF6A" w:rsidRDefault="0A84AF6A" w:rsidP="0A84AF6A">
      <w:pPr>
        <w:pStyle w:val="CommentText"/>
      </w:pPr>
      <w:r>
        <w:rPr>
          <w:rStyle w:val="CommentReference"/>
        </w:rPr>
        <w:annotationRef/>
      </w:r>
      <w:r>
        <w:t>Unlimited suspension at sole discretion without notice gives the Licensor an unchecked weapon to shut off our business-critical access. Narrowing to material breach with a cure period is standard in balanced commercial agreements.</w:t>
      </w:r>
    </w:p>
  </w:comment>
</w:comments>
</file>

<file path=word/commentsExtended1.xml><?xml version="1.0" encoding="utf-8"?>
<w15:commentsEx xmlns:w15="http://schemas.microsoft.com/office/word/2012/wordml">
  <w15:commentEx w15:paraId="C44693DD" w15:done="0"/>
  <w15:commentEx w15:paraId="89EEF0DE" w15:done="0"/>
  <w15:commentEx w15:paraId="C9B243F2" w15:done="0"/>
  <w15:commentEx w15:paraId="73EDF0DA" w15:done="0"/>
  <w15:commentEx w15:paraId="72F783C0" w15:done="0"/>
  <w15:commentEx w15:paraId="55A24326" w15:done="0"/>
  <w15:commentEx w15:paraId="FC93B426" w15:done="0"/>
  <w15:commentEx w15:paraId="2F41DB9B" w15:done="0"/>
  <w15:commentEx w15:paraId="9A7D3D8B" w15:done="0"/>
  <w15:commentEx w15:paraId="C6B640EE" w15:done="0"/>
</w15:commentsEx>
</file>

<file path=word/commentsExtensible1.xml><?xml version="1.0" encoding="utf-8"?>
<w16cex:commentsExtensible xmlns:w16cex="http://schemas.microsoft.com/office/word/2018/wordml/cex">
  <w16cex:commentExtensible w16cex:durableId="8C0C71B0" w16cex:dateUtc="2026-06-22T15:10:52Z"/>
  <w16cex:commentExtensible w16cex:durableId="4CFE4C85" w16cex:dateUtc="2026-06-22T15:10:52Z"/>
  <w16cex:commentExtensible w16cex:durableId="30758A30" w16cex:dateUtc="2026-06-22T15:10:52Z"/>
  <w16cex:commentExtensible w16cex:durableId="F7607A7E" w16cex:dateUtc="2026-06-22T15:10:52Z"/>
  <w16cex:commentExtensible w16cex:durableId="9D7B406B" w16cex:dateUtc="2026-06-22T15:10:52Z"/>
  <w16cex:commentExtensible w16cex:durableId="9F205116" w16cex:dateUtc="2026-06-22T15:10:52Z"/>
  <w16cex:commentExtensible w16cex:durableId="9B4EBC3F" w16cex:dateUtc="2026-06-22T15:10:52Z"/>
  <w16cex:commentExtensible w16cex:durableId="E38378F1" w16cex:dateUtc="2026-06-22T15:10:52Z"/>
  <w16cex:commentExtensible w16cex:durableId="60D0D004" w16cex:dateUtc="2026-06-22T15:10:52Z"/>
  <w16cex:commentExtensible w16cex:durableId="EC02D495" w16cex:dateUtc="2026-06-22T15:10:52Z"/>
</w16cex:commentsExtensible>
</file>

<file path=word/commentsIds1.xml><?xml version="1.0" encoding="utf-8"?>
<w16cid:commentsIds xmlns:w16cid="http://schemas.microsoft.com/office/word/2016/wordml/cid">
  <w16cid:commentId w16cid:paraId="C44693DD" w16cid:durableId="8C0C71B0"/>
  <w16cid:commentId w16cid:paraId="89EEF0DE" w16cid:durableId="4CFE4C85"/>
  <w16cid:commentId w16cid:paraId="C9B243F2" w16cid:durableId="30758A30"/>
  <w16cid:commentId w16cid:paraId="73EDF0DA" w16cid:durableId="F7607A7E"/>
  <w16cid:commentId w16cid:paraId="72F783C0" w16cid:durableId="9D7B406B"/>
  <w16cid:commentId w16cid:paraId="55A24326" w16cid:durableId="9F205116"/>
  <w16cid:commentId w16cid:paraId="FC93B426" w16cid:durableId="9B4EBC3F"/>
  <w16cid:commentId w16cid:paraId="2F41DB9B" w16cid:durableId="E38378F1"/>
  <w16cid:commentId w16cid:paraId="9A7D3D8B" w16cid:durableId="60D0D004"/>
  <w16cid:commentId w16cid:paraId="C6B640EE" w16cid:durableId="EC02D495"/>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