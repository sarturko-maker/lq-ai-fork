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DEVELOPMENT AND LICENCE AGREEMENT</w:t>
      </w:r>
    </w:p>
    <w:p>
      <w:r>
        <w:t>This Software Development and Licence Agreement is entered into between Orion Software Labs Ltd (the "Developer") and the customer identified in the Order (the "Client"), under which the Developer will design, develop and license the software described in each Statement of Work and provide ongoing support.</w:t>
      </w:r>
    </w:p>
    <w:p>
      <w:pPr>
        <w:pStyle w:val="Heading1"/>
      </w:pPr>
      <w:r>
        <w:t>1. Definitions</w:t>
      </w:r>
    </w:p>
    <w:p>
      <w:r>
        <w:t>"Software" means the software the Developer develops or licenses under a Statement of Work. "Deliverable" means any item delivered under a Statement of Work, including the Software and its documentation. "Client Materials" means materials the Client provides to the Developer. "Background IP" means intellectual property owned by a party before, or developed independently of, this Agreement.</w:t>
      </w:r>
    </w:p>
    <w:p>
      <w:pPr>
        <w:pStyle w:val="Heading1"/>
      </w:pPr>
      <w:r>
        <w:t>2. Development and Acceptance</w:t>
      </w:r>
    </w:p>
    <w:p>
      <w:r>
        <w:t xml:space="preserve">The Developer shall deliver each Deliverable in accordance with the Statement of Work. On delivery the Client shall have a test period to evaluate the Deliverable against the agreed specification, during which it shall report any defects in writing with reasonable detail. The Developer shall correct reported defects and re-deliver, and the test period shall restart for the corrected Deliverable. A Deliverable shall be deemed accepted if the Client does not report any defect within </w:t>
      </w:r>
      <w:commentRangeStart w:id="11"/>
      <w:del w:id="25" w:author="LQ.AI Commercial counsel" w:date="2026-06-24T13:35:13Z" w16du:dateUtc="2026-06-24T13:35:13Z">
        <w:r>
          <w:delText>five</w:delText>
        </w:r>
      </w:del>
      <w:ins w:id="26" w:author="LQ.AI Commercial counsel" w:date="2026-06-24T13:35:13Z" w16du:dateUtc="2026-06-24T13:35:13Z">
        <w:r>
          <w:t>fifteen</w:t>
        </w:r>
      </w:ins>
      <w:commentRangeEnd w:id="11"/>
      <w:r>
        <w:rPr>
          <w:rStyle w:val="CommentReference"/>
        </w:rPr>
        <w:commentReference w:id="11"/>
      </w:r>
      <w:r>
        <w:t xml:space="preserve"> (</w:t>
      </w:r>
      <w:del w:id="23" w:author="LQ.AI Commercial counsel" w:date="2026-06-24T13:35:13Z" w16du:dateUtc="2026-06-24T13:35:13Z">
        <w:r>
          <w:delText>5</w:delText>
        </w:r>
      </w:del>
      <w:ins w:id="24" w:author="LQ.AI Commercial counsel" w:date="2026-06-24T13:35:13Z" w16du:dateUtc="2026-06-24T13:35:13Z">
        <w:r>
          <w:t>15</w:t>
        </w:r>
      </w:ins>
      <w:r>
        <w:t xml:space="preserve">) days of delivery. The Client shall pay the milestone fee for each Deliverable </w:t>
      </w:r>
      <w:commentRangeStart w:id="10"/>
      <w:del w:id="21" w:author="LQ.AI Commercial counsel" w:date="2026-06-24T13:35:13Z" w16du:dateUtc="2026-06-24T13:35:13Z">
        <w:r>
          <w:delText>on delivery whether or not the Deliverable has been accepted</w:delText>
        </w:r>
      </w:del>
      <w:ins w:id="22" w:author="LQ.AI Commercial counsel" w:date="2026-06-24T13:35:13Z" w16du:dateUtc="2026-06-24T13:35:13Z">
        <w:r>
          <w:t>within thirty (30) days of acceptance. If the Developer fails to correct a material defect after two (2) correction cycles, the Client may reject the Deliverable by written notice, and the milestone fee shall not be payable</w:t>
        </w:r>
      </w:ins>
      <w:commentRangeEnd w:id="10"/>
      <w:r>
        <w:rPr>
          <w:rStyle w:val="CommentReference"/>
        </w:rPr>
        <w:commentReference w:id="10"/>
      </w:r>
      <w:r>
        <w:t>.</w:t>
      </w:r>
    </w:p>
    <w:p>
      <w:pPr>
        <w:pStyle w:val="Heading1"/>
      </w:pPr>
      <w:r>
        <w:t>3. Licence and Intellectual Property</w:t>
      </w:r>
    </w:p>
    <w:p>
      <w:r>
        <w:t>Each party retains all right, title and interest in and to its own Background IP. The Developer grants the Client a non-exclusive, non-transferable, perpetual licence to use the Software for its internal business purposes. All right, title and interest in</w:t>
      </w:r>
      <w:commentRangeStart w:id="9"/>
      <w:del w:id="20" w:author="LQ.AI Commercial counsel" w:date="2026-06-24T13:35:13Z" w16du:dateUtc="2026-06-24T13:35:13Z">
        <w:r>
          <w:delText xml:space="preserve"> the Deliverables, including</w:delText>
        </w:r>
      </w:del>
      <w:commentRangeEnd w:id="9"/>
      <w:r>
        <w:rPr>
          <w:rStyle w:val="CommentReference"/>
        </w:rPr>
        <w:commentReference w:id="9"/>
      </w:r>
      <w:r>
        <w:t xml:space="preserve"> any bespoke developments </w:t>
      </w:r>
      <w:ins w:id="19" w:author="LQ.AI Commercial counsel" w:date="2026-06-24T13:35:13Z" w16du:dateUtc="2026-06-24T13:35:13Z">
        <w:r>
          <w:t xml:space="preserve">specifically </w:t>
        </w:r>
      </w:ins>
      <w:r>
        <w:t>commissioned and paid for by the Client</w:t>
      </w:r>
      <w:del w:id="17" w:author="LQ.AI Commercial counsel" w:date="2026-06-24T13:35:13Z" w16du:dateUtc="2026-06-24T13:35:13Z">
        <w:r>
          <w:delText>,</w:delText>
        </w:r>
      </w:del>
      <w:ins w:id="18" w:author="LQ.AI Commercial counsel" w:date="2026-06-24T13:35:13Z" w16du:dateUtc="2026-06-24T13:35:13Z">
        <w:r>
          <w:t xml:space="preserve"> under a Statement of Work shall vest in the Client. All other Deliverables</w:t>
        </w:r>
      </w:ins>
      <w:r>
        <w:t xml:space="preserve"> shall vest in and remain with the Developer. The Client grants the Developer a licence to use the Client Materials as necessary to perform the Statement of Work.</w:t>
      </w:r>
    </w:p>
    <w:p>
      <w:pPr>
        <w:pStyle w:val="Heading1"/>
      </w:pPr>
      <w:r>
        <w:t>4. Support and Service Levels</w:t>
      </w:r>
    </w:p>
    <w:p>
      <w:r>
        <w:t xml:space="preserve">The Developer shall provide support for the Software during the term. The Developer shall use reasonable efforts to achieve 99.0% monthly availability and to respond to a priority-one incident within eight (8) business hours. If the Developer fails to meet a service level, the Client's sole and exclusive remedy shall be the service credits set out in the Statement of Work. </w:t>
      </w:r>
      <w:commentRangeStart w:id="8"/>
      <w:ins w:id="16" w:author="LQ.AI Commercial counsel" w:date="2026-06-24T13:35:13Z" w16du:dateUtc="2026-06-24T13:35:13Z">
        <w:r>
          <w:t xml:space="preserve">If the Developer fails to meet any service level for three (3) or more consecutive months or for five (5) or more months in any twelve (12) month period, the Client may terminate this Agreement and any affected Statement of Work without penalty. </w:t>
        </w:r>
      </w:ins>
      <w:commentRangeEnd w:id="8"/>
      <w:r>
        <w:rPr>
          <w:rStyle w:val="CommentReference"/>
        </w:rPr>
        <w:commentReference w:id="8"/>
      </w:r>
      <w:r>
        <w:t>The Developer shall maintain the support service substantially in accordance with its standard support policy.</w:t>
      </w:r>
    </w:p>
    <w:p>
      <w:pPr>
        <w:pStyle w:val="Heading1"/>
      </w:pPr>
      <w:r>
        <w:t>5. Source Code Escrow</w:t>
      </w:r>
    </w:p>
    <w:p>
      <w:r>
        <w:t>The Developer shall deposit the source code for the Software with a reputable escrow agent and maintain it current. The escrow agent shall release the source code to the Client</w:t>
      </w:r>
      <w:commentRangeStart w:id="7"/>
      <w:del w:id="15" w:author="LQ.AI Commercial counsel" w:date="2026-06-24T13:35:13Z" w16du:dateUtc="2026-06-24T13:35:13Z">
        <w:r>
          <w:delText xml:space="preserve"> only</w:delText>
        </w:r>
      </w:del>
      <w:commentRangeEnd w:id="7"/>
      <w:r>
        <w:rPr>
          <w:rStyle w:val="CommentReference"/>
        </w:rPr>
        <w:commentReference w:id="7"/>
      </w:r>
      <w:r>
        <w:t xml:space="preserve"> if the Developer enters bankruptcy or liquidation</w:t>
      </w:r>
      <w:ins w:id="14" w:author="LQ.AI Commercial counsel" w:date="2026-06-24T13:35:13Z" w16du:dateUtc="2026-06-24T13:35:13Z">
        <w:r>
          <w:t>, or if the Developer ceases to support the Software</w:t>
        </w:r>
      </w:ins>
      <w:r>
        <w:t>. On release the Client may use the source code solely to maintain and support the Software for its internal use.</w:t>
      </w:r>
    </w:p>
    <w:p>
      <w:pPr>
        <w:pStyle w:val="Heading1"/>
      </w:pPr>
      <w:r>
        <w:t>6. Indemnification</w:t>
      </w:r>
    </w:p>
    <w:p>
      <w:r>
        <w:t xml:space="preserve">The Developer shall defend the Client against any third-party claim that the Software as delivered infringes that third party's intellectual property rights, and shall indemnify the Client against damages finally awarded on such a claim. The Client shall indemnify, defend and hold harmless the Developer against any and all claims, losses and expenses arising from or in connection with the Client's </w:t>
      </w:r>
      <w:commentRangeStart w:id="6"/>
      <w:ins w:id="13" w:author="LQ.AI Commercial counsel" w:date="2026-06-24T13:35:13Z" w16du:dateUtc="2026-06-24T13:35:13Z">
        <w:r>
          <w:t xml:space="preserve">breach of this Agreement or unlawful </w:t>
        </w:r>
      </w:ins>
      <w:commentRangeEnd w:id="6"/>
      <w:r>
        <w:rPr>
          <w:rStyle w:val="CommentReference"/>
        </w:rPr>
        <w:commentReference w:id="6"/>
      </w:r>
      <w:r>
        <w:t>use of the Software. The indemnified party shall give prompt written notice of the claim, allow the indemnifying party to control the defence, and provide reasonable cooperation at the indemnifying party's expense.</w:t>
      </w:r>
      <w:commentRangeStart w:id="5"/>
      <w:ins w:id="12" w:author="LQ.AI Commercial counsel" w:date="2026-06-24T13:35:13Z" w16du:dateUtc="2026-06-24T13:35:13Z">
        <w:r>
          <w:t xml:space="preserve"> The indemnifying party may not settle any claim without the indemnified party's prior written consent if the settlement would impose any obligation on, or include an admission of liability by, the indemnified party.</w:t>
        </w:r>
      </w:ins>
      <w:commentRangeEnd w:id="5"/>
      <w:r>
        <w:rPr>
          <w:rStyle w:val="CommentReference"/>
        </w:rPr>
        <w:commentReference w:id="5"/>
      </w:r>
    </w:p>
    <w:p>
      <w:pPr>
        <w:pStyle w:val="Heading1"/>
      </w:pPr>
      <w:r>
        <w:t>7. Limitation of Liability</w:t>
      </w:r>
    </w:p>
    <w:p>
      <w:r>
        <w:t xml:space="preserve">Except for the excluded matters set out below, neither party shall be liable for any indirect, incidental, special or consequential damages, or for any loss of profits, revenue or data, arising out of or in connection with this Agreement. Except for the excluded matters set out below, the Developer's total aggregate liability arising out of or in connection with this Agreement shall not exceed the fees paid by the Client in the </w:t>
      </w:r>
      <w:commentRangeStart w:id="4"/>
      <w:del w:id="10" w:author="LQ.AI Commercial counsel" w:date="2026-06-24T13:35:13Z" w16du:dateUtc="2026-06-24T13:35:13Z">
        <w:r>
          <w:delText>three</w:delText>
        </w:r>
      </w:del>
      <w:ins w:id="11" w:author="LQ.AI Commercial counsel" w:date="2026-06-24T13:35:13Z" w16du:dateUtc="2026-06-24T13:35:13Z">
        <w:r>
          <w:t>twelve</w:t>
        </w:r>
      </w:ins>
      <w:commentRangeEnd w:id="4"/>
      <w:r>
        <w:rPr>
          <w:rStyle w:val="CommentReference"/>
        </w:rPr>
        <w:commentReference w:id="4"/>
      </w:r>
      <w:r>
        <w:t xml:space="preserve"> (</w:t>
      </w:r>
      <w:del w:id="8" w:author="LQ.AI Commercial counsel" w:date="2026-06-24T13:35:13Z" w16du:dateUtc="2026-06-24T13:35:13Z">
        <w:r>
          <w:delText>3</w:delText>
        </w:r>
      </w:del>
      <w:ins w:id="9" w:author="LQ.AI Commercial counsel" w:date="2026-06-24T13:35:13Z" w16du:dateUtc="2026-06-24T13:35:13Z">
        <w:r>
          <w:t>12</w:t>
        </w:r>
      </w:ins>
      <w:r>
        <w:t>) months preceding the event giving rise to the claim. The excluded matters, to which no limitation in this section applies, are liability for death or personal injury caused by negligence</w:t>
      </w:r>
      <w:commentRangeStart w:id="3"/>
      <w:del w:id="6" w:author="LQ.AI Commercial counsel" w:date="2026-06-24T13:35:13Z" w16du:dateUtc="2026-06-24T13:35:13Z">
        <w:r>
          <w:delText xml:space="preserve"> and</w:delText>
        </w:r>
      </w:del>
      <w:ins w:id="7" w:author="LQ.AI Commercial counsel" w:date="2026-06-24T13:35:13Z" w16du:dateUtc="2026-06-24T13:35:13Z">
        <w:r>
          <w:t>,</w:t>
        </w:r>
      </w:ins>
      <w:commentRangeEnd w:id="3"/>
      <w:r>
        <w:rPr>
          <w:rStyle w:val="CommentReference"/>
        </w:rPr>
        <w:commentReference w:id="3"/>
      </w:r>
      <w:r>
        <w:t xml:space="preserve"> liability for fraud</w:t>
      </w:r>
      <w:ins w:id="5" w:author="LQ.AI Commercial counsel" w:date="2026-06-24T13:35:13Z" w16du:dateUtc="2026-06-24T13:35:13Z">
        <w:r>
          <w:t>, breach of confidentiality, infringement of the Client's intellectual property rights, and breach of data protection obligations</w:t>
        </w:r>
      </w:ins>
      <w:r>
        <w:t>.</w:t>
      </w:r>
    </w:p>
    <w:p>
      <w:pPr>
        <w:pStyle w:val="Heading1"/>
      </w:pPr>
      <w:r>
        <w:t>8. Term and Termination</w:t>
      </w:r>
    </w:p>
    <w:p>
      <w:r>
        <w:t xml:space="preserve">This Agreement continues until terminated. Either party may terminate for the other's material breach not cured within thirty (30) days of written notice. </w:t>
      </w:r>
      <w:commentRangeStart w:id="2"/>
      <w:del w:id="3" w:author="LQ.AI Commercial counsel" w:date="2026-06-24T13:35:13Z" w16du:dateUtc="2026-06-24T13:35:13Z">
        <w:r>
          <w:delText>The Developer</w:delText>
        </w:r>
      </w:del>
      <w:ins w:id="4" w:author="LQ.AI Commercial counsel" w:date="2026-06-24T13:35:13Z" w16du:dateUtc="2026-06-24T13:35:13Z">
        <w:r>
          <w:t>Either party</w:t>
        </w:r>
      </w:ins>
      <w:commentRangeEnd w:id="2"/>
      <w:r>
        <w:rPr>
          <w:rStyle w:val="CommentReference"/>
        </w:rPr>
        <w:commentReference w:id="2"/>
      </w:r>
      <w:r>
        <w:t xml:space="preserve"> may terminate for convenience on sixty (60) days </w:t>
      </w:r>
      <w:ins w:id="2" w:author="LQ.AI Commercial counsel" w:date="2026-06-24T13:35:13Z" w16du:dateUtc="2026-06-24T13:35:13Z">
        <w:r>
          <w:t xml:space="preserve">written </w:t>
        </w:r>
      </w:ins>
      <w:r>
        <w:t xml:space="preserve">notice; the Client may </w:t>
      </w:r>
      <w:commentRangeStart w:id="1"/>
      <w:del w:id="1" w:author="LQ.AI Commercial counsel" w:date="2026-06-24T13:35:13Z" w16du:dateUtc="2026-06-24T13:35:13Z">
        <w:r>
          <w:delText xml:space="preserve">not </w:delText>
        </w:r>
      </w:del>
      <w:commentRangeEnd w:id="1"/>
      <w:r>
        <w:rPr>
          <w:rStyle w:val="CommentReference"/>
        </w:rPr>
        <w:commentReference w:id="1"/>
      </w:r>
      <w:r>
        <w:t>terminate for convenience.</w:t>
      </w:r>
    </w:p>
    <w:p>
      <w:pPr>
        <w:pStyle w:val="Heading1"/>
      </w:pPr>
      <w:r>
        <w:t>9. Governing Law</w:t>
      </w:r>
    </w:p>
    <w:p>
      <w:r>
        <w:t>This Agreement is governed by the laws of England and Wales, and the parties submit to the exclusive jurisdiction of the courts of England and Wales.</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13:35:13Z" w:initials="LCC">
    <w:p w14:paraId="4B8CCAB9" w14:textId="77777777" w:rsidR="0078C3F1" w:rsidRDefault="0078C3F1" w:rsidP="0078C3F1">
      <w:pPr>
        <w:pStyle w:val="CommentText"/>
      </w:pPr>
      <w:r>
        <w:rPr>
          <w:rStyle w:val="CommentReference"/>
        </w:rPr>
        <w:annotationRef/>
      </w:r>
      <w:r>
        <w:t>Remove the word 'not' so the Client restriction no longer contradicts the mutual termination-for-convenience right granted in the preceding clause.</w:t>
      </w:r>
    </w:p>
  </w:comment>
  <w:comment w:id="2" w:author="LQ.AI Commercial counsel" w:date="2026-06-24T13:35:13Z" w:initials="LCC">
    <w:p w14:paraId="DC0B21E6" w14:textId="77777777" w:rsidR="32E806DC" w:rsidRDefault="32E806DC" w:rsidP="32E806DC">
      <w:pPr>
        <w:pStyle w:val="CommentText"/>
      </w:pPr>
      <w:r>
        <w:rPr>
          <w:rStyle w:val="CommentReference"/>
        </w:rPr>
        <w:annotationRef/>
      </w:r>
      <w:r>
        <w:t>Make the termination-for-convenience right mutual so the Client has the same flexibility the Developer has. Changing 'The Developer' to 'Either party' and 'notice' to 'written notice'.</w:t>
      </w:r>
    </w:p>
  </w:comment>
  <w:comment w:id="3" w:author="LQ.AI Commercial counsel" w:date="2026-06-24T13:35:13Z" w:initials="LCC">
    <w:p w14:paraId="37E28C44" w14:textId="77777777" w:rsidR="9C0B2155" w:rsidRDefault="9C0B2155" w:rsidP="9C0B2155">
      <w:pPr>
        <w:pStyle w:val="CommentText"/>
      </w:pPr>
      <w:r>
        <w:rPr>
          <w:rStyle w:val="CommentReference"/>
        </w:rPr>
        <w:annotationRef/>
      </w:r>
      <w:r>
        <w:t>Confidentiality, IP infringement and data protection are high-risk heads of loss that should not be subject to the standard liability cap. Carving them out aligns with market practice for customer-favourable liability allocation.</w:t>
      </w:r>
    </w:p>
  </w:comment>
  <w:comment w:id="4" w:author="LQ.AI Commercial counsel" w:date="2026-06-24T13:35:13Z" w:initials="LCC">
    <w:p w14:paraId="15066F67" w14:textId="77777777" w:rsidR="5ABC0A75" w:rsidRDefault="5ABC0A75" w:rsidP="5ABC0A75">
      <w:pPr>
        <w:pStyle w:val="CommentText"/>
      </w:pPr>
      <w:r>
        <w:rPr>
          <w:rStyle w:val="CommentReference"/>
        </w:rPr>
        <w:annotationRef/>
      </w:r>
      <w:r>
        <w:t>A three-month fee lookback is too short for a software development project where fees are milestone-based and irregular. Twelve months is the standard commercial benchmark.</w:t>
      </w:r>
    </w:p>
  </w:comment>
  <w:comment w:id="5" w:author="LQ.AI Commercial counsel" w:date="2026-06-24T13:35:13Z" w:initials="LCC">
    <w:p w14:paraId="9CBB8484" w14:textId="77777777" w:rsidR="A903DB1D" w:rsidRDefault="A903DB1D" w:rsidP="A903DB1D">
      <w:pPr>
        <w:pStyle w:val="CommentText"/>
      </w:pPr>
      <w:r>
        <w:rPr>
          <w:rStyle w:val="CommentReference"/>
        </w:rPr>
        <w:annotationRef/>
      </w:r>
      <w:r>
        <w:t>Without a settlement-consent proviso, the indemnitor could settle a claim on terms that admit the indemnified party's liability or impose obligations on it. This is standard in commercial agreements.</w:t>
      </w:r>
    </w:p>
  </w:comment>
  <w:comment w:id="6" w:author="LQ.AI Commercial counsel" w:date="2026-06-24T13:35:13Z" w:initials="LCC">
    <w:p w14:paraId="80F9F508" w14:textId="77777777" w:rsidR="0465E2B2" w:rsidRDefault="0465E2B2" w:rsidP="0465E2B2">
      <w:pPr>
        <w:pStyle w:val="CommentText"/>
      </w:pPr>
      <w:r>
        <w:rPr>
          <w:rStyle w:val="CommentReference"/>
        </w:rPr>
        <w:annotationRef/>
      </w:r>
      <w:r>
        <w:t>The current trigger — 'arising from or in connection with the Client's use of the Software' — is over-broad and could capture any use regardless of fault. Narrowing to breach or unlawful use aligns with standard commercial practice.</w:t>
      </w:r>
    </w:p>
  </w:comment>
  <w:comment w:id="7" w:author="LQ.AI Commercial counsel" w:date="2026-06-24T13:35:13Z" w:initials="LCC">
    <w:p w14:paraId="F7C65710" w14:textId="77777777" w:rsidR="47E1DFF8" w:rsidRDefault="47E1DFF8" w:rsidP="47E1DFF8">
      <w:pPr>
        <w:pStyle w:val="CommentText"/>
      </w:pPr>
      <w:r>
        <w:rPr>
          <w:rStyle w:val="CommentReference"/>
        </w:rPr>
        <w:annotationRef/>
      </w:r>
      <w:r>
        <w:t>The escrow's purpose is to ensure the Client can maintain the Software if the Developer stops active support. Cessation of support is a more immediate and likely release trigger than bankruptcy.</w:t>
      </w:r>
    </w:p>
  </w:comment>
  <w:comment w:id="8" w:author="LQ.AI Commercial counsel" w:date="2026-06-24T13:35:13Z" w:initials="LCC">
    <w:p w14:paraId="5EF32EC7" w14:textId="77777777" w:rsidR="C99733E8" w:rsidRDefault="C99733E8" w:rsidP="C99733E8">
      <w:pPr>
        <w:pStyle w:val="CommentText"/>
      </w:pPr>
      <w:r>
        <w:rPr>
          <w:rStyle w:val="CommentReference"/>
        </w:rPr>
        <w:annotationRef/>
      </w:r>
      <w:r>
        <w:t>Service credits compensate for isolated failures but are inadequate for chronic underperformance. The Client should have the right to exit when service degradation is sustained over multiple months.</w:t>
      </w:r>
    </w:p>
  </w:comment>
  <w:comment w:id="9" w:author="LQ.AI Commercial counsel" w:date="2026-06-24T13:35:13Z" w:initials="LCC">
    <w:p w14:paraId="68F048B2" w14:textId="77777777" w:rsidR="ADD2818F" w:rsidRDefault="ADD2818F" w:rsidP="ADD2818F">
      <w:pPr>
        <w:pStyle w:val="CommentText"/>
      </w:pPr>
      <w:r>
        <w:rPr>
          <w:rStyle w:val="CommentReference"/>
        </w:rPr>
        <w:annotationRef/>
      </w:r>
      <w:r>
        <w:t>Bespoke developments the Client commissions and pays for should be owned by the Client. The Developer retains ownership of its Background IP and pre-existing Software, already protected by the Background IP clause and the licence grant in §3.</w:t>
      </w:r>
    </w:p>
  </w:comment>
  <w:comment w:id="10" w:author="LQ.AI Commercial counsel" w:date="2026-06-24T13:35:13Z" w:initials="LCC">
    <w:p w14:paraId="2ED807C4" w14:textId="77777777" w:rsidR="58EA6620" w:rsidRDefault="58EA6620" w:rsidP="58EA6620">
      <w:pPr>
        <w:pStyle w:val="CommentText"/>
      </w:pPr>
      <w:r>
        <w:rPr>
          <w:rStyle w:val="CommentReference"/>
        </w:rPr>
        <w:annotationRef/>
      </w:r>
      <w:r>
        <w:t>Paying before acceptance removes the Client's quality leverage. Payment should follow acceptance, not precede it. The Client also needs an express right to reject Deliverables with persistent material defects.</w:t>
      </w:r>
    </w:p>
  </w:comment>
  <w:comment w:id="11" w:author="LQ.AI Commercial counsel" w:date="2026-06-24T13:35:13Z" w:initials="LCC">
    <w:p w14:paraId="D5D301A3" w14:textId="77777777" w:rsidR="8248417E" w:rsidRDefault="8248417E" w:rsidP="8248417E">
      <w:pPr>
        <w:pStyle w:val="CommentText"/>
      </w:pPr>
      <w:r>
        <w:rPr>
          <w:rStyle w:val="CommentReference"/>
        </w:rPr>
        <w:annotationRef/>
      </w:r>
      <w:r>
        <w:t>Five days is insufficient for thorough testing of a bespoke software development. Fifteen days gives the Client a reasonable evaluation window.</w:t>
      </w:r>
    </w:p>
  </w:comment>
</w:comments>
</file>

<file path=word/commentsExtended1.xml><?xml version="1.0" encoding="utf-8"?>
<w15:commentsEx xmlns:w15="http://schemas.microsoft.com/office/word/2012/wordml">
  <w15:commentEx w15:paraId="4B8CCAB9" w15:done="0"/>
  <w15:commentEx w15:paraId="DC0B21E6" w15:done="0"/>
  <w15:commentEx w15:paraId="37E28C44" w15:done="0"/>
  <w15:commentEx w15:paraId="15066F67" w15:done="0"/>
  <w15:commentEx w15:paraId="9CBB8484" w15:done="0"/>
  <w15:commentEx w15:paraId="80F9F508" w15:done="0"/>
  <w15:commentEx w15:paraId="F7C65710" w15:done="0"/>
  <w15:commentEx w15:paraId="5EF32EC7" w15:done="0"/>
  <w15:commentEx w15:paraId="68F048B2" w15:done="0"/>
  <w15:commentEx w15:paraId="2ED807C4" w15:done="0"/>
  <w15:commentEx w15:paraId="D5D301A3" w15:done="0"/>
</w15:commentsEx>
</file>

<file path=word/commentsExtensible1.xml><?xml version="1.0" encoding="utf-8"?>
<w16cex:commentsExtensible xmlns:w16cex="http://schemas.microsoft.com/office/word/2018/wordml/cex">
  <w16cex:commentExtensible w16cex:durableId="C1F32879" w16cex:dateUtc="2026-06-24T13:35:13Z"/>
  <w16cex:commentExtensible w16cex:durableId="EE363A2D" w16cex:dateUtc="2026-06-24T13:35:13Z"/>
  <w16cex:commentExtensible w16cex:durableId="1C92E03C" w16cex:dateUtc="2026-06-24T13:35:13Z"/>
  <w16cex:commentExtensible w16cex:durableId="05B0E2DF" w16cex:dateUtc="2026-06-24T13:35:13Z"/>
  <w16cex:commentExtensible w16cex:durableId="992EDE61" w16cex:dateUtc="2026-06-24T13:35:13Z"/>
  <w16cex:commentExtensible w16cex:durableId="CE2FBFFE" w16cex:dateUtc="2026-06-24T13:35:13Z"/>
  <w16cex:commentExtensible w16cex:durableId="E37ABFB7" w16cex:dateUtc="2026-06-24T13:35:13Z"/>
  <w16cex:commentExtensible w16cex:durableId="142D1D31" w16cex:dateUtc="2026-06-24T13:35:13Z"/>
  <w16cex:commentExtensible w16cex:durableId="003E96A6" w16cex:dateUtc="2026-06-24T13:35:13Z"/>
  <w16cex:commentExtensible w16cex:durableId="B9407BF9" w16cex:dateUtc="2026-06-24T13:35:13Z"/>
  <w16cex:commentExtensible w16cex:durableId="9F047656" w16cex:dateUtc="2026-06-24T13:35:13Z"/>
</w16cex:commentsExtensible>
</file>

<file path=word/commentsIds1.xml><?xml version="1.0" encoding="utf-8"?>
<w16cid:commentsIds xmlns:w16cid="http://schemas.microsoft.com/office/word/2016/wordml/cid">
  <w16cid:commentId w16cid:paraId="4B8CCAB9" w16cid:durableId="C1F32879"/>
  <w16cid:commentId w16cid:paraId="DC0B21E6" w16cid:durableId="EE363A2D"/>
  <w16cid:commentId w16cid:paraId="37E28C44" w16cid:durableId="1C92E03C"/>
  <w16cid:commentId w16cid:paraId="15066F67" w16cid:durableId="05B0E2DF"/>
  <w16cid:commentId w16cid:paraId="9CBB8484" w16cid:durableId="992EDE61"/>
  <w16cid:commentId w16cid:paraId="80F9F508" w16cid:durableId="CE2FBFFE"/>
  <w16cid:commentId w16cid:paraId="F7C65710" w16cid:durableId="E37ABFB7"/>
  <w16cid:commentId w16cid:paraId="5EF32EC7" w16cid:durableId="142D1D31"/>
  <w16cid:commentId w16cid:paraId="68F048B2" w16cid:durableId="003E96A6"/>
  <w16cid:commentId w16cid:paraId="2ED807C4" w16cid:durableId="B9407BF9"/>
  <w16cid:commentId w16cid:paraId="D5D301A3" w16cid:durableId="9F047656"/>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