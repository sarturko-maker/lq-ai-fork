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between SecureScan, Inc. (the "Vendor") and the Customer identified in the Order Form.</w:t>
      </w:r>
    </w:p>
    <w:p>
      <w:pPr>
        <w:pStyle w:val="Heading1"/>
      </w:pPr>
      <w:r>
        <w:t>1. Definitions</w:t>
      </w:r>
    </w:p>
    <w:p>
      <w:r>
        <w:t>"Agreement" means this Master Services Agreement. "Vendor" means SecureScan, Inc. "Customer" means the entity identified in the Order Form. "Services" means the Vendor's hosted SecureScan platform. "Customer Data" means data submitted by the Customer to the Services.</w:t>
      </w:r>
    </w:p>
    <w:p>
      <w:pPr>
        <w:pStyle w:val="Heading1"/>
      </w:pPr>
      <w:r>
        <w:t>2. Services</w:t>
      </w:r>
    </w:p>
    <w:p>
      <w:r>
        <w:t>The Vendor shall use commercially reasonable efforts to make the Services available, but does not warrant uninterrupted or error-free operation. The Vendor may modify or discontinue any feature of the Services at any time in its sole discretion.</w:t>
      </w:r>
    </w:p>
    <w:p>
      <w:pPr>
        <w:pStyle w:val="Heading1"/>
      </w:pPr>
      <w:r>
        <w:t>3. Fees</w:t>
      </w:r>
    </w:p>
    <w:p>
      <w:r>
        <w:t>The Customer shall pay all fees set out in the Order Form within thirty (30) days of the invoice date. All fees are non-refundable</w:t>
      </w:r>
      <w:commentRangeStart w:id="11"/>
      <w:ins w:id="61" w:author="LQ.AI Commercial counsel" w:date="2026-06-24T13:07:46Z" w16du:dateUtc="2026-06-24T13:07:46Z">
        <w:r>
          <w:t>, except that prepaid fees for Services not yet delivered shall be refunded if this Agreement is terminated by the Customer for the Vendor's uncured material breach or by the Vendor without cause</w:t>
        </w:r>
      </w:ins>
      <w:commentRangeEnd w:id="11"/>
      <w:r>
        <w:rPr>
          <w:rStyle w:val="CommentReference"/>
        </w:rPr>
        <w:commentReference w:id="11"/>
      </w:r>
      <w:r>
        <w:t xml:space="preserve">. The Vendor may increase fees </w:t>
      </w:r>
      <w:commentRangeStart w:id="10"/>
      <w:del w:id="59" w:author="LQ.AI Commercial counsel" w:date="2026-06-24T13:07:46Z" w16du:dateUtc="2026-06-24T13:07:46Z">
        <w:r>
          <w:delText>at any time on thirty</w:delText>
        </w:r>
      </w:del>
      <w:ins w:id="60" w:author="LQ.AI Commercial counsel" w:date="2026-06-24T13:07:46Z" w16du:dateUtc="2026-06-24T13:07:46Z">
        <w:r>
          <w:t>upon renewal of the Agreement, provided that written notice of any increase is given at least sixty</w:t>
        </w:r>
      </w:ins>
      <w:commentRangeEnd w:id="10"/>
      <w:r>
        <w:rPr>
          <w:rStyle w:val="CommentReference"/>
        </w:rPr>
        <w:commentReference w:id="10"/>
      </w:r>
      <w:r>
        <w:t xml:space="preserve"> (</w:t>
      </w:r>
      <w:del w:id="57" w:author="LQ.AI Commercial counsel" w:date="2026-06-24T13:07:46Z" w16du:dateUtc="2026-06-24T13:07:46Z">
        <w:r>
          <w:delText>30</w:delText>
        </w:r>
      </w:del>
      <w:ins w:id="58" w:author="LQ.AI Commercial counsel" w:date="2026-06-24T13:07:46Z" w16du:dateUtc="2026-06-24T13:07:46Z">
        <w:r>
          <w:t>60</w:t>
        </w:r>
      </w:ins>
      <w:r>
        <w:t xml:space="preserve">) days </w:t>
      </w:r>
      <w:del w:id="55" w:author="LQ.AI Commercial counsel" w:date="2026-06-24T13:07:46Z" w16du:dateUtc="2026-06-24T13:07:46Z">
        <w:r>
          <w:delText>notice</w:delText>
        </w:r>
      </w:del>
      <w:ins w:id="56" w:author="LQ.AI Commercial counsel" w:date="2026-06-24T13:07:46Z" w16du:dateUtc="2026-06-24T13:07:46Z">
        <w:r>
          <w:t>before the start of the renewal term; fees shall remain fixed during the then-current term</w:t>
        </w:r>
      </w:ins>
      <w:r>
        <w:t>.</w:t>
      </w:r>
    </w:p>
    <w:p>
      <w:pPr>
        <w:pStyle w:val="Heading1"/>
      </w:pPr>
      <w:r>
        <w:t>4. Term and Renewal</w:t>
      </w:r>
    </w:p>
    <w:p>
      <w:r>
        <w:t xml:space="preserve">This Agreement commences on the Effective Date and continues for an initial term of three (3) years. It shall automatically renew for successive </w:t>
      </w:r>
      <w:commentRangeStart w:id="9"/>
      <w:del w:id="53" w:author="LQ.AI Commercial counsel" w:date="2026-06-24T13:07:46Z" w16du:dateUtc="2026-06-24T13:07:46Z">
        <w:r>
          <w:delText>three</w:delText>
        </w:r>
      </w:del>
      <w:ins w:id="54" w:author="LQ.AI Commercial counsel" w:date="2026-06-24T13:07:46Z" w16du:dateUtc="2026-06-24T13:07:46Z">
        <w:r>
          <w:t>one</w:t>
        </w:r>
      </w:ins>
      <w:commentRangeEnd w:id="9"/>
      <w:r>
        <w:rPr>
          <w:rStyle w:val="CommentReference"/>
        </w:rPr>
        <w:commentReference w:id="9"/>
      </w:r>
      <w:r>
        <w:t xml:space="preserve"> (</w:t>
      </w:r>
      <w:del w:id="51" w:author="LQ.AI Commercial counsel" w:date="2026-06-24T13:07:46Z" w16du:dateUtc="2026-06-24T13:07:46Z">
        <w:r>
          <w:delText>3</w:delText>
        </w:r>
      </w:del>
      <w:ins w:id="52" w:author="LQ.AI Commercial counsel" w:date="2026-06-24T13:07:46Z" w16du:dateUtc="2026-06-24T13:07:46Z">
        <w:r>
          <w:t>1</w:t>
        </w:r>
      </w:ins>
      <w:r>
        <w:t xml:space="preserve">) year terms unless the Customer gives at least </w:t>
      </w:r>
      <w:del w:id="49" w:author="LQ.AI Commercial counsel" w:date="2026-06-24T13:07:46Z" w16du:dateUtc="2026-06-24T13:07:46Z">
        <w:r>
          <w:delText>ninety</w:delText>
        </w:r>
      </w:del>
      <w:ins w:id="50" w:author="LQ.AI Commercial counsel" w:date="2026-06-24T13:07:46Z" w16du:dateUtc="2026-06-24T13:07:46Z">
        <w:r>
          <w:t>sixty</w:t>
        </w:r>
      </w:ins>
      <w:r>
        <w:t xml:space="preserve"> (</w:t>
      </w:r>
      <w:del w:id="47" w:author="LQ.AI Commercial counsel" w:date="2026-06-24T13:07:46Z" w16du:dateUtc="2026-06-24T13:07:46Z">
        <w:r>
          <w:delText>90</w:delText>
        </w:r>
      </w:del>
      <w:ins w:id="48" w:author="LQ.AI Commercial counsel" w:date="2026-06-24T13:07:46Z" w16du:dateUtc="2026-06-24T13:07:46Z">
        <w:r>
          <w:t>60</w:t>
        </w:r>
      </w:ins>
      <w:r>
        <w:t xml:space="preserve">) days written notice before the end of the then-current term. The Customer may </w:t>
      </w:r>
      <w:commentRangeStart w:id="8"/>
      <w:del w:id="45" w:author="LQ.AI Commercial counsel" w:date="2026-06-24T13:07:46Z" w16du:dateUtc="2026-06-24T13:07:46Z">
        <w:r>
          <w:delText>not terminate for convenience</w:delText>
        </w:r>
      </w:del>
      <w:ins w:id="46" w:author="LQ.AI Commercial counsel" w:date="2026-06-24T13:07:46Z" w16du:dateUtc="2026-06-24T13:07:46Z">
        <w:r>
          <w:t>terminate this Agreement for convenience at any time by providing thirty (30) days written notice to the Vendor, in which case the Customer shall pay all fees accrued through the date of termination. Either party may terminate this Agreement if the other party materially breaches any provision of this Agreement and fails to cure such breach within thirty (30) days of receiving written notice of the breach</w:t>
        </w:r>
      </w:ins>
      <w:commentRangeEnd w:id="8"/>
      <w:r>
        <w:rPr>
          <w:rStyle w:val="CommentReference"/>
        </w:rPr>
        <w:commentReference w:id="8"/>
      </w:r>
      <w:r>
        <w:t>.</w:t>
      </w:r>
    </w:p>
    <w:p>
      <w:pPr>
        <w:pStyle w:val="Heading1"/>
      </w:pPr>
      <w:r>
        <w:t>5. Intellectual Property</w:t>
      </w:r>
    </w:p>
    <w:p>
      <w:r>
        <w:t>All intellectual property rights in any deliverables, configurations</w:t>
      </w:r>
      <w:commentRangeStart w:id="7"/>
      <w:del w:id="44" w:author="LQ.AI Commercial counsel" w:date="2026-06-24T13:07:46Z" w16du:dateUtc="2026-06-24T13:07:46Z">
        <w:r>
          <w:delText>, feedback</w:delText>
        </w:r>
      </w:del>
      <w:commentRangeEnd w:id="7"/>
      <w:r>
        <w:rPr>
          <w:rStyle w:val="CommentReference"/>
        </w:rPr>
        <w:commentReference w:id="7"/>
      </w:r>
      <w:r>
        <w:t xml:space="preserve"> and work product created </w:t>
      </w:r>
      <w:ins w:id="43" w:author="LQ.AI Commercial counsel" w:date="2026-06-24T13:07:46Z" w16du:dateUtc="2026-06-24T13:07:46Z">
        <w:r>
          <w:t xml:space="preserve">by the Vendor specifically for the Customer </w:t>
        </w:r>
      </w:ins>
      <w:r>
        <w:t xml:space="preserve">under this Agreement shall vest </w:t>
      </w:r>
      <w:del w:id="42" w:author="LQ.AI Commercial counsel" w:date="2026-06-24T13:07:46Z" w16du:dateUtc="2026-06-24T13:07:46Z">
        <w:r>
          <w:delText xml:space="preserve">exclusively </w:delText>
        </w:r>
      </w:del>
      <w:r>
        <w:t xml:space="preserve">in the </w:t>
      </w:r>
      <w:del w:id="40" w:author="LQ.AI Commercial counsel" w:date="2026-06-24T13:07:46Z" w16du:dateUtc="2026-06-24T13:07:46Z">
        <w:r>
          <w:delText>Vendor</w:delText>
        </w:r>
      </w:del>
      <w:ins w:id="41" w:author="LQ.AI Commercial counsel" w:date="2026-06-24T13:07:46Z" w16du:dateUtc="2026-06-24T13:07:46Z">
        <w:r>
          <w:t>Customer</w:t>
        </w:r>
      </w:ins>
      <w:r>
        <w:t xml:space="preserve"> upon </w:t>
      </w:r>
      <w:del w:id="38" w:author="LQ.AI Commercial counsel" w:date="2026-06-24T13:07:46Z" w16du:dateUtc="2026-06-24T13:07:46Z">
        <w:r>
          <w:delText>creation</w:delText>
        </w:r>
      </w:del>
      <w:ins w:id="39" w:author="LQ.AI Commercial counsel" w:date="2026-06-24T13:07:46Z" w16du:dateUtc="2026-06-24T13:07:46Z">
        <w:r>
          <w:t>full payment</w:t>
        </w:r>
      </w:ins>
      <w:r>
        <w:t xml:space="preserve">. The Customer </w:t>
      </w:r>
      <w:commentRangeStart w:id="6"/>
      <w:del w:id="36" w:author="LQ.AI Commercial counsel" w:date="2026-06-24T13:07:46Z" w16du:dateUtc="2026-06-24T13:07:46Z">
        <w:r>
          <w:delText>assigns to</w:delText>
        </w:r>
      </w:del>
      <w:ins w:id="37" w:author="LQ.AI Commercial counsel" w:date="2026-06-24T13:07:46Z" w16du:dateUtc="2026-06-24T13:07:46Z">
        <w:r>
          <w:t>grants</w:t>
        </w:r>
      </w:ins>
      <w:commentRangeEnd w:id="6"/>
      <w:r>
        <w:rPr>
          <w:rStyle w:val="CommentReference"/>
        </w:rPr>
        <w:commentReference w:id="6"/>
      </w:r>
      <w:r>
        <w:t xml:space="preserve"> the Vendor </w:t>
      </w:r>
      <w:del w:id="34" w:author="LQ.AI Commercial counsel" w:date="2026-06-24T13:07:46Z" w16du:dateUtc="2026-06-24T13:07:46Z">
        <w:r>
          <w:delText>all right, title and interest in any feedback it provides</w:delText>
        </w:r>
      </w:del>
      <w:ins w:id="35" w:author="LQ.AI Commercial counsel" w:date="2026-06-24T13:07:46Z" w16du:dateUtc="2026-06-24T13:07:46Z">
        <w:r>
          <w:t>a non-exclusive, worldwide, royalty-free licence to use any feedback the Customer provides solely for the purpose of improving the Services</w:t>
        </w:r>
      </w:ins>
      <w:r>
        <w:t>.</w:t>
      </w:r>
    </w:p>
    <w:p>
      <w:pPr>
        <w:pStyle w:val="Heading1"/>
      </w:pPr>
      <w:r>
        <w:t>6. Customer Data</w:t>
      </w:r>
    </w:p>
    <w:p>
      <w:r>
        <w:t xml:space="preserve">The Customer grants the Vendor a </w:t>
      </w:r>
      <w:commentRangeStart w:id="5"/>
      <w:del w:id="32" w:author="LQ.AI Commercial counsel" w:date="2026-06-24T13:07:46Z" w16du:dateUtc="2026-06-24T13:07:46Z">
        <w:r>
          <w:delText>perpetual, irrevocable</w:delText>
        </w:r>
      </w:del>
      <w:ins w:id="33" w:author="LQ.AI Commercial counsel" w:date="2026-06-24T13:07:46Z" w16du:dateUtc="2026-06-24T13:07:46Z">
        <w:r>
          <w:t>non-exclusive</w:t>
        </w:r>
      </w:ins>
      <w:commentRangeEnd w:id="5"/>
      <w:r>
        <w:rPr>
          <w:rStyle w:val="CommentReference"/>
        </w:rPr>
        <w:commentReference w:id="5"/>
      </w:r>
      <w:r>
        <w:t>, worldwide, royalty-free licence</w:t>
      </w:r>
      <w:ins w:id="31" w:author="LQ.AI Commercial counsel" w:date="2026-06-24T13:07:46Z" w16du:dateUtc="2026-06-24T13:07:46Z">
        <w:r>
          <w:t xml:space="preserve"> during the term of this Agreement</w:t>
        </w:r>
      </w:ins>
      <w:r>
        <w:t xml:space="preserve"> to use, reproduce and create derivative works from Customer Data </w:t>
      </w:r>
      <w:del w:id="29" w:author="LQ.AI Commercial counsel" w:date="2026-06-24T13:07:46Z" w16du:dateUtc="2026-06-24T13:07:46Z">
        <w:r>
          <w:delText>for any purpose, including</w:delText>
        </w:r>
      </w:del>
      <w:ins w:id="30" w:author="LQ.AI Commercial counsel" w:date="2026-06-24T13:07:46Z" w16du:dateUtc="2026-06-24T13:07:46Z">
        <w:r>
          <w:t>solely</w:t>
        </w:r>
      </w:ins>
      <w:r>
        <w:t xml:space="preserve"> to </w:t>
      </w:r>
      <w:del w:id="27" w:author="LQ.AI Commercial counsel" w:date="2026-06-24T13:07:46Z" w16du:dateUtc="2026-06-24T13:07:46Z">
        <w:r>
          <w:delText>improve</w:delText>
        </w:r>
      </w:del>
      <w:ins w:id="28" w:author="LQ.AI Commercial counsel" w:date="2026-06-24T13:07:46Z" w16du:dateUtc="2026-06-24T13:07:46Z">
        <w:r>
          <w:t>provide</w:t>
        </w:r>
      </w:ins>
      <w:r>
        <w:t xml:space="preserve"> the </w:t>
      </w:r>
      <w:del w:id="25" w:author="LQ.AI Commercial counsel" w:date="2026-06-24T13:07:46Z" w16du:dateUtc="2026-06-24T13:07:46Z">
        <w:r>
          <w:delText>Vendor's products and services</w:delText>
        </w:r>
      </w:del>
      <w:ins w:id="26" w:author="LQ.AI Commercial counsel" w:date="2026-06-24T13:07:46Z" w16du:dateUtc="2026-06-24T13:07:46Z">
        <w:r>
          <w:t>Services to the Customer</w:t>
        </w:r>
      </w:ins>
      <w:r>
        <w:t>.</w:t>
      </w:r>
    </w:p>
    <w:p>
      <w:pPr>
        <w:pStyle w:val="Heading1"/>
      </w:pPr>
      <w:r>
        <w:t>7. Warranties</w:t>
      </w:r>
    </w:p>
    <w:p>
      <w:commentRangeStart w:id="4"/>
      <w:ins w:id="24" w:author="LQ.AI Commercial counsel" w:date="2026-06-24T13:07:46Z" w16du:dateUtc="2026-06-24T13:07:46Z">
        <w:r>
          <w:t xml:space="preserve">Each party represents and warrants that it has the authority to enter into this Agreement. The Vendor further warrants that the Services will conform in all material respects to their applicable documentation and that the Services do not infringe any third party's intellectual property rights. EXCEPT AS EXPRESSLY STATED IN THIS SECTION, </w:t>
        </w:r>
      </w:ins>
      <w:commentRangeEnd w:id="4"/>
      <w:r>
        <w:rPr>
          <w:rStyle w:val="CommentReference"/>
        </w:rPr>
        <w:commentReference w:id="4"/>
      </w:r>
      <w:r>
        <w:t xml:space="preserve">THE SERVICES ARE PROVIDED "AS IS" AND THE VENDOR DISCLAIMS ALL </w:t>
      </w:r>
      <w:ins w:id="23" w:author="LQ.AI Commercial counsel" w:date="2026-06-24T13:07:46Z" w16du:dateUtc="2026-06-24T13:07:46Z">
        <w:r>
          <w:t xml:space="preserve">OTHER </w:t>
        </w:r>
      </w:ins>
      <w:r>
        <w:t>WARRANTIES, WHETHER EXPRESS, IMPLIED OR STATUTORY, INCLUDING ANY WARRANTY OF MERCHANTABILITY</w:t>
      </w:r>
      <w:del w:id="21" w:author="LQ.AI Commercial counsel" w:date="2026-06-24T13:07:46Z" w16du:dateUtc="2026-06-24T13:07:46Z">
        <w:r>
          <w:delText>,</w:delText>
        </w:r>
      </w:del>
      <w:ins w:id="22" w:author="LQ.AI Commercial counsel" w:date="2026-06-24T13:07:46Z" w16du:dateUtc="2026-06-24T13:07:46Z">
        <w:r>
          <w:t xml:space="preserve"> AND</w:t>
        </w:r>
      </w:ins>
      <w:r>
        <w:t xml:space="preserve"> FITNESS FOR A PARTICULAR PURPOSE</w:t>
      </w:r>
      <w:del w:id="20" w:author="LQ.AI Commercial counsel" w:date="2026-06-24T13:07:46Z" w16du:dateUtc="2026-06-24T13:07:46Z">
        <w:r>
          <w:delText xml:space="preserve"> AND NON-INFRINGEMENT</w:delText>
        </w:r>
      </w:del>
      <w:r>
        <w:t>.</w:t>
      </w:r>
    </w:p>
    <w:p>
      <w:pPr>
        <w:pStyle w:val="Heading1"/>
      </w:pPr>
      <w:r>
        <w:t>8. Indemnity</w:t>
      </w:r>
    </w:p>
    <w:p>
      <w:commentRangeStart w:id="3"/>
      <w:del w:id="18" w:author="LQ.AI Commercial counsel" w:date="2026-06-24T13:07:46Z" w16du:dateUtc="2026-06-24T13:07:46Z">
        <w:r>
          <w:delText>The Customer</w:delText>
        </w:r>
      </w:del>
      <w:ins w:id="19" w:author="LQ.AI Commercial counsel" w:date="2026-06-24T13:07:46Z" w16du:dateUtc="2026-06-24T13:07:46Z">
        <w:r>
          <w:t>Each party</w:t>
        </w:r>
      </w:ins>
      <w:commentRangeEnd w:id="3"/>
      <w:r>
        <w:rPr>
          <w:rStyle w:val="CommentReference"/>
        </w:rPr>
        <w:commentReference w:id="3"/>
      </w:r>
      <w:r>
        <w:t xml:space="preserve"> shall indemnify, defend and hold harmless the </w:t>
      </w:r>
      <w:del w:id="16" w:author="LQ.AI Commercial counsel" w:date="2026-06-24T13:07:46Z" w16du:dateUtc="2026-06-24T13:07:46Z">
        <w:r>
          <w:delText>Vendor</w:delText>
        </w:r>
      </w:del>
      <w:ins w:id="17" w:author="LQ.AI Commercial counsel" w:date="2026-06-24T13:07:46Z" w16du:dateUtc="2026-06-24T13:07:46Z">
        <w:r>
          <w:t>other party</w:t>
        </w:r>
      </w:ins>
      <w:r>
        <w:t xml:space="preserve"> and its affiliates against any and all claims, losses, damages, liabilities and expenses arising from or in connection with the </w:t>
      </w:r>
      <w:del w:id="14" w:author="LQ.AI Commercial counsel" w:date="2026-06-24T13:07:46Z" w16du:dateUtc="2026-06-24T13:07:46Z">
        <w:r>
          <w:delText>Customer</w:delText>
        </w:r>
      </w:del>
      <w:ins w:id="15" w:author="LQ.AI Commercial counsel" w:date="2026-06-24T13:07:46Z" w16du:dateUtc="2026-06-24T13:07:46Z">
        <w:r>
          <w:t>indemnifying party</w:t>
        </w:r>
      </w:ins>
      <w:r>
        <w:t xml:space="preserve">'s </w:t>
      </w:r>
      <w:del w:id="12" w:author="LQ.AI Commercial counsel" w:date="2026-06-24T13:07:46Z" w16du:dateUtc="2026-06-24T13:07:46Z">
        <w:r>
          <w:delText>use</w:delText>
        </w:r>
      </w:del>
      <w:ins w:id="13" w:author="LQ.AI Commercial counsel" w:date="2026-06-24T13:07:46Z" w16du:dateUtc="2026-06-24T13:07:46Z">
        <w:r>
          <w:t>breach</w:t>
        </w:r>
      </w:ins>
      <w:r>
        <w:t xml:space="preserve"> of </w:t>
      </w:r>
      <w:del w:id="10" w:author="LQ.AI Commercial counsel" w:date="2026-06-24T13:07:46Z" w16du:dateUtc="2026-06-24T13:07:46Z">
        <w:r>
          <w:delText>the Services or the Customer Data</w:delText>
        </w:r>
      </w:del>
      <w:ins w:id="11" w:author="LQ.AI Commercial counsel" w:date="2026-06-24T13:07:46Z" w16du:dateUtc="2026-06-24T13:07:46Z">
        <w:r>
          <w:t>this Agreement. The Vendor shall indemnify, defend and hold harmless the Customer against any claim that the Services infringe any third party's intellectual property rights. The Customer shall indemnify, defend and hold harmless the Vendor against any claim that the Customer Data infringes any third party's intellectual property rights</w:t>
        </w:r>
      </w:ins>
      <w:r>
        <w:t>.</w:t>
      </w:r>
    </w:p>
    <w:p>
      <w:pPr>
        <w:pStyle w:val="Heading1"/>
      </w:pPr>
      <w:r>
        <w:t>9. Limitation of Liability</w:t>
      </w:r>
    </w:p>
    <w:p>
      <w:r>
        <w:t xml:space="preserve">The Vendor's aggregate liability arising out of or in connection with this Agreement shall not exceed the total fees paid by the Customer in the </w:t>
      </w:r>
      <w:commentRangeStart w:id="2"/>
      <w:del w:id="8" w:author="LQ.AI Commercial counsel" w:date="2026-06-24T13:07:46Z" w16du:dateUtc="2026-06-24T13:07:46Z">
        <w:r>
          <w:delText>one</w:delText>
        </w:r>
      </w:del>
      <w:ins w:id="9" w:author="LQ.AI Commercial counsel" w:date="2026-06-24T13:07:46Z" w16du:dateUtc="2026-06-24T13:07:46Z">
        <w:r>
          <w:t>twelve</w:t>
        </w:r>
      </w:ins>
      <w:commentRangeEnd w:id="2"/>
      <w:r>
        <w:rPr>
          <w:rStyle w:val="CommentReference"/>
        </w:rPr>
        <w:commentReference w:id="2"/>
      </w:r>
      <w:r>
        <w:t xml:space="preserve"> (</w:t>
      </w:r>
      <w:del w:id="6" w:author="LQ.AI Commercial counsel" w:date="2026-06-24T13:07:46Z" w16du:dateUtc="2026-06-24T13:07:46Z">
        <w:r>
          <w:delText>1</w:delText>
        </w:r>
      </w:del>
      <w:ins w:id="7" w:author="LQ.AI Commercial counsel" w:date="2026-06-24T13:07:46Z" w16du:dateUtc="2026-06-24T13:07:46Z">
        <w:r>
          <w:t>12</w:t>
        </w:r>
      </w:ins>
      <w:r>
        <w:t xml:space="preserve">) </w:t>
      </w:r>
      <w:del w:id="4" w:author="LQ.AI Commercial counsel" w:date="2026-06-24T13:07:46Z" w16du:dateUtc="2026-06-24T13:07:46Z">
        <w:r>
          <w:delText>month</w:delText>
        </w:r>
      </w:del>
      <w:ins w:id="5" w:author="LQ.AI Commercial counsel" w:date="2026-06-24T13:07:46Z" w16du:dateUtc="2026-06-24T13:07:46Z">
        <w:r>
          <w:t>months</w:t>
        </w:r>
      </w:ins>
      <w:r>
        <w:t xml:space="preserve"> preceding the claim</w:t>
      </w:r>
      <w:ins w:id="3" w:author="LQ.AI Commercial counsel" w:date="2026-06-24T13:07:46Z" w16du:dateUtc="2026-06-24T13:07:46Z">
        <w:r>
          <w:t>; provided that this limitation shall not apply to (i) a party's indemnification obligations under Section 8, (ii) liability for breach of confidentiality, (iii) infringement of the other party's intellectual property rights, or (iv) gross negligence or wilful misconduct</w:t>
        </w:r>
      </w:ins>
      <w:r>
        <w:t xml:space="preserve">. In no event shall </w:t>
      </w:r>
      <w:commentRangeStart w:id="1"/>
      <w:del w:id="1" w:author="LQ.AI Commercial counsel" w:date="2026-06-24T13:07:46Z" w16du:dateUtc="2026-06-24T13:07:46Z">
        <w:r>
          <w:delText>the Vendor</w:delText>
        </w:r>
      </w:del>
      <w:ins w:id="2" w:author="LQ.AI Commercial counsel" w:date="2026-06-24T13:07:46Z" w16du:dateUtc="2026-06-24T13:07:46Z">
        <w:r>
          <w:t>either party</w:t>
        </w:r>
      </w:ins>
      <w:commentRangeEnd w:id="1"/>
      <w:r>
        <w:rPr>
          <w:rStyle w:val="CommentReference"/>
        </w:rPr>
        <w:commentReference w:id="1"/>
      </w:r>
      <w:r>
        <w:t xml:space="preserve"> be liable for any indirect, incidental, special or consequential damages, or for any loss of profits, revenue or data, even if advised of the possibility of such damages.</w:t>
      </w:r>
    </w:p>
    <w:p>
      <w:pPr>
        <w:pStyle w:val="Heading1"/>
      </w:pPr>
      <w:r>
        <w:t>10. Governing Law</w:t>
      </w:r>
    </w:p>
    <w:p>
      <w:r>
        <w:t>This Agreement is governed by the laws of the State of Delaware, and the parties submit to the exclusive jurisdiction of the courts of Delaware.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13:07:46Z" w:initials="LCC">
    <w:p w14:paraId="C476A18E" w14:textId="77777777" w:rsidR="9A5BECF9" w:rsidRDefault="9A5BECF9" w:rsidP="9A5BECF9">
      <w:pPr>
        <w:pStyle w:val="CommentText"/>
      </w:pPr>
      <w:r>
        <w:rPr>
          <w:rStyle w:val="CommentReference"/>
        </w:rPr>
        <w:annotationRef/>
      </w:r>
      <w:r>
        <w:t>Makes the consequential-damages waiver reciprocal so both parties share the same exclusion; the original only shielded the Vendor, which was one-sided and unfair to the Customer.</w:t>
      </w:r>
    </w:p>
  </w:comment>
  <w:comment w:id="2" w:author="LQ.AI Commercial counsel" w:date="2026-06-24T13:07:46Z" w:initials="LCC">
    <w:p w14:paraId="C30E9C2E" w14:textId="77777777" w:rsidR="89DA80DF" w:rsidRDefault="89DA80DF" w:rsidP="89DA80DF">
      <w:pPr>
        <w:pStyle w:val="CommentText"/>
      </w:pPr>
      <w:r>
        <w:rPr>
          <w:rStyle w:val="CommentReference"/>
        </w:rPr>
        <w:annotationRef/>
      </w:r>
      <w:r>
        <w:t>A one-month cap is inadequate for enterprise SaaS; twelve months is standard. Carving out indemnification, confidentiality, IP infringement, and gross negligence protects the Customer's most critical exposures from the cap.</w:t>
      </w:r>
    </w:p>
  </w:comment>
  <w:comment w:id="3" w:author="LQ.AI Commercial counsel" w:date="2026-06-24T13:07:46Z" w:initials="LCC">
    <w:p w14:paraId="ABA4A35A" w14:textId="77777777" w:rsidR="18F3880F" w:rsidRDefault="18F3880F" w:rsidP="18F3880F">
      <w:pPr>
        <w:pStyle w:val="CommentText"/>
      </w:pPr>
      <w:r>
        <w:rPr>
          <w:rStyle w:val="CommentReference"/>
        </w:rPr>
        <w:annotationRef/>
      </w:r>
      <w:r>
        <w:t>Makes the indemnity reciprocal and adds Vendor IP indemnity coverage, standard for SaaS agreements where the Customer relies on the Vendor's technology.</w:t>
      </w:r>
    </w:p>
  </w:comment>
  <w:comment w:id="4" w:author="LQ.AI Commercial counsel" w:date="2026-06-24T13:07:46Z" w:initials="LCC">
    <w:p w14:paraId="C9E19510" w14:textId="77777777" w:rsidR="78A268FE" w:rsidRDefault="78A268FE" w:rsidP="78A268FE">
      <w:pPr>
        <w:pStyle w:val="CommentText"/>
      </w:pPr>
      <w:r>
        <w:rPr>
          <w:rStyle w:val="CommentReference"/>
        </w:rPr>
        <w:annotationRef/>
      </w:r>
      <w:r>
        <w:t>Adds mutual authority and Vendor non-infringement warranties, and carves non-infringement out of the disclaimer since the Customer relies on the Vendor's IP.</w:t>
      </w:r>
    </w:p>
  </w:comment>
  <w:comment w:id="5" w:author="LQ.AI Commercial counsel" w:date="2026-06-24T13:07:46Z" w:initials="LCC">
    <w:p w14:paraId="4BA87C4D" w14:textId="77777777" w:rsidR="5C787CB0" w:rsidRDefault="5C787CB0" w:rsidP="5C787CB0">
      <w:pPr>
        <w:pStyle w:val="CommentText"/>
      </w:pPr>
      <w:r>
        <w:rPr>
          <w:rStyle w:val="CommentReference"/>
        </w:rPr>
        <w:annotationRef/>
      </w:r>
      <w:r>
        <w:t>A perpetual, irrevocable license for any purpose gives the Vendor excessive rights over Customer Data; the license should be limited to the term and to providing the Services.</w:t>
      </w:r>
    </w:p>
  </w:comment>
  <w:comment w:id="6" w:author="LQ.AI Commercial counsel" w:date="2026-06-24T13:07:46Z" w:initials="LCC">
    <w:p w14:paraId="2D503355" w14:textId="77777777" w:rsidR="D1C0D2C7" w:rsidRDefault="D1C0D2C7" w:rsidP="D1C0D2C7">
      <w:pPr>
        <w:pStyle w:val="CommentText"/>
      </w:pPr>
      <w:r>
        <w:rPr>
          <w:rStyle w:val="CommentReference"/>
        </w:rPr>
        <w:annotationRef/>
      </w:r>
      <w:r>
        <w:t>An assignment of feedback is overly broad; a non-exclusive license protects the Customer's right to use its own suggestions elsewhere while allowing the Vendor to benefit. This is a genuine re-write because the legal mechanism changes from an assignment (ownership transfer) to a licence (permission to use) — the entire operative language must be replaced.</w:t>
      </w:r>
    </w:p>
  </w:comment>
  <w:comment w:id="7" w:author="LQ.AI Commercial counsel" w:date="2026-06-24T13:07:46Z" w:initials="LCC">
    <w:p w14:paraId="95C4A4C2" w14:textId="77777777" w:rsidR="02B3063C" w:rsidRDefault="02B3063C" w:rsidP="02B3063C">
      <w:pPr>
        <w:pStyle w:val="CommentText"/>
      </w:pPr>
      <w:r>
        <w:rPr>
          <w:rStyle w:val="CommentReference"/>
        </w:rPr>
        <w:annotationRef/>
      </w:r>
      <w:r>
        <w:t>The Customer pays for deliverables and configuration work; resulting IP should belong to the Customer, not the Vendor.</w:t>
      </w:r>
    </w:p>
  </w:comment>
  <w:comment w:id="8" w:author="LQ.AI Commercial counsel" w:date="2026-06-24T13:07:46Z" w:initials="LCC">
    <w:p w14:paraId="81628735" w14:textId="77777777" w:rsidR="11031850" w:rsidRDefault="11031850" w:rsidP="11031850">
      <w:pPr>
        <w:pStyle w:val="CommentText"/>
      </w:pPr>
      <w:r>
        <w:rPr>
          <w:rStyle w:val="CommentReference"/>
        </w:rPr>
        <w:annotationRef/>
      </w:r>
      <w:r>
        <w:t>Gives the Customer flexibility to exit a service that no longer meets its needs, and adds standard mutual termination-for-cause rights absent from the current draft.</w:t>
      </w:r>
    </w:p>
  </w:comment>
  <w:comment w:id="9" w:author="LQ.AI Commercial counsel" w:date="2026-06-24T13:07:46Z" w:initials="LCC">
    <w:p w14:paraId="A0D01F36" w14:textId="77777777" w:rsidR="810A62E8" w:rsidRDefault="810A62E8" w:rsidP="810A62E8">
      <w:pPr>
        <w:pStyle w:val="CommentText"/>
      </w:pPr>
      <w:r>
        <w:rPr>
          <w:rStyle w:val="CommentReference"/>
        </w:rPr>
        <w:annotationRef/>
      </w:r>
      <w:r>
        <w:t>Reduces the renewal commitment from three years to one year and shortens the non-renewal notice period, giving the Customer greater flexibility.</w:t>
      </w:r>
    </w:p>
  </w:comment>
  <w:comment w:id="10" w:author="LQ.AI Commercial counsel" w:date="2026-06-24T13:07:46Z" w:initials="LCC">
    <w:p w14:paraId="B86FA9FA" w14:textId="77777777" w:rsidR="1AF50A36" w:rsidRDefault="1AF50A36" w:rsidP="1AF50A36">
      <w:pPr>
        <w:pStyle w:val="CommentText"/>
      </w:pPr>
      <w:r>
        <w:rPr>
          <w:rStyle w:val="CommentReference"/>
        </w:rPr>
        <w:annotationRef/>
      </w:r>
      <w:r>
        <w:t>Prevents mid-term price increases so the Customer can budget predictably; increases only apply at renewal with adequate notice.</w:t>
      </w:r>
    </w:p>
  </w:comment>
  <w:comment w:id="11" w:author="LQ.AI Commercial counsel" w:date="2026-06-24T13:07:46Z" w:initials="LCC">
    <w:p w14:paraId="076EE4BF" w14:textId="77777777" w:rsidR="81C72823" w:rsidRDefault="81C72823" w:rsidP="81C72823">
      <w:pPr>
        <w:pStyle w:val="CommentText"/>
      </w:pPr>
      <w:r>
        <w:rPr>
          <w:rStyle w:val="CommentReference"/>
        </w:rPr>
        <w:annotationRef/>
      </w:r>
      <w:r>
        <w:t>Protects the Customer from forfeiting prepaid fees when termination is due to the Vendor's fault or election.</w:t>
      </w:r>
    </w:p>
  </w:comment>
</w:comments>
</file>

<file path=word/commentsExtended1.xml><?xml version="1.0" encoding="utf-8"?>
<w15:commentsEx xmlns:w15="http://schemas.microsoft.com/office/word/2012/wordml">
  <w15:commentEx w15:paraId="C476A18E" w15:done="0"/>
  <w15:commentEx w15:paraId="C30E9C2E" w15:done="0"/>
  <w15:commentEx w15:paraId="ABA4A35A" w15:done="0"/>
  <w15:commentEx w15:paraId="C9E19510" w15:done="0"/>
  <w15:commentEx w15:paraId="4BA87C4D" w15:done="0"/>
  <w15:commentEx w15:paraId="2D503355" w15:done="0"/>
  <w15:commentEx w15:paraId="95C4A4C2" w15:done="0"/>
  <w15:commentEx w15:paraId="81628735" w15:done="0"/>
  <w15:commentEx w15:paraId="A0D01F36" w15:done="0"/>
  <w15:commentEx w15:paraId="B86FA9FA" w15:done="0"/>
  <w15:commentEx w15:paraId="076EE4BF" w15:done="0"/>
</w15:commentsEx>
</file>

<file path=word/commentsExtensible1.xml><?xml version="1.0" encoding="utf-8"?>
<w16cex:commentsExtensible xmlns:w16cex="http://schemas.microsoft.com/office/word/2018/wordml/cex">
  <w16cex:commentExtensible w16cex:durableId="2714569C" w16cex:dateUtc="2026-06-24T13:07:46Z"/>
  <w16cex:commentExtensible w16cex:durableId="7A8C0870" w16cex:dateUtc="2026-06-24T13:07:46Z"/>
  <w16cex:commentExtensible w16cex:durableId="FD8FA633" w16cex:dateUtc="2026-06-24T13:07:46Z"/>
  <w16cex:commentExtensible w16cex:durableId="118DA15D" w16cex:dateUtc="2026-06-24T13:07:46Z"/>
  <w16cex:commentExtensible w16cex:durableId="38D432E0" w16cex:dateUtc="2026-06-24T13:07:46Z"/>
  <w16cex:commentExtensible w16cex:durableId="794E7410" w16cex:dateUtc="2026-06-24T13:07:46Z"/>
  <w16cex:commentExtensible w16cex:durableId="4F0521B9" w16cex:dateUtc="2026-06-24T13:07:46Z"/>
  <w16cex:commentExtensible w16cex:durableId="10626723" w16cex:dateUtc="2026-06-24T13:07:46Z"/>
  <w16cex:commentExtensible w16cex:durableId="AA7A4F9B" w16cex:dateUtc="2026-06-24T13:07:46Z"/>
  <w16cex:commentExtensible w16cex:durableId="6628B2D7" w16cex:dateUtc="2026-06-24T13:07:46Z"/>
  <w16cex:commentExtensible w16cex:durableId="5654D4C4" w16cex:dateUtc="2026-06-24T13:07:46Z"/>
</w16cex:commentsExtensible>
</file>

<file path=word/commentsIds1.xml><?xml version="1.0" encoding="utf-8"?>
<w16cid:commentsIds xmlns:w16cid="http://schemas.microsoft.com/office/word/2016/wordml/cid">
  <w16cid:commentId w16cid:paraId="C476A18E" w16cid:durableId="2714569C"/>
  <w16cid:commentId w16cid:paraId="C30E9C2E" w16cid:durableId="7A8C0870"/>
  <w16cid:commentId w16cid:paraId="ABA4A35A" w16cid:durableId="FD8FA633"/>
  <w16cid:commentId w16cid:paraId="C9E19510" w16cid:durableId="118DA15D"/>
  <w16cid:commentId w16cid:paraId="4BA87C4D" w16cid:durableId="38D432E0"/>
  <w16cid:commentId w16cid:paraId="2D503355" w16cid:durableId="794E7410"/>
  <w16cid:commentId w16cid:paraId="95C4A4C2" w16cid:durableId="4F0521B9"/>
  <w16cid:commentId w16cid:paraId="81628735" w16cid:durableId="10626723"/>
  <w16cid:commentId w16cid:paraId="A0D01F36" w16cid:durableId="AA7A4F9B"/>
  <w16cid:commentId w16cid:paraId="B86FA9FA" w16cid:durableId="6628B2D7"/>
  <w16cid:commentId w16cid:paraId="076EE4BF" w16cid:durableId="5654D4C4"/>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