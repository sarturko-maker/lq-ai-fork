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PROCESSING AGREEMENT</w:t>
      </w:r>
    </w:p>
    <w:p>
      <w:r>
        <w:t>This Data Processing Agreement is entered into between the customer identified in the Order (the "Controller") and Northwind Cloud Services Ltd (the "Processor"), and governs the Processor's processing of personal data on behalf of the Controller in connection with the Services.</w:t>
      </w:r>
    </w:p>
    <w:p>
      <w:pPr>
        <w:pStyle w:val="Heading1"/>
      </w:pPr>
      <w:r>
        <w:t>1. Definitions</w:t>
      </w:r>
    </w:p>
    <w:p>
      <w:r>
        <w:t>"Personal Data", "processing", "controller", "processor" and "data subject" have the meanings given in applicable data protection law. "Sub-processor" means any third party engaged by the Processor to process Personal Data.</w:t>
      </w:r>
    </w:p>
    <w:p>
      <w:pPr>
        <w:pStyle w:val="Heading1"/>
      </w:pPr>
      <w:r>
        <w:t>2. Processing Instructions</w:t>
      </w:r>
    </w:p>
    <w:p>
      <w:r>
        <w:t xml:space="preserve">The Processor shall process the Personal Data </w:t>
      </w:r>
      <w:commentRangeStart w:id="14"/>
      <w:del w:id="26" w:author="LQ.AI Commercial counsel" w:date="2026-06-24T09:26:17Z" w16du:dateUtc="2026-06-24T09:26:17Z">
        <w:r>
          <w:delText>in accordance with its own standard operating policies and as the Processor reasonably considers necessary to provide the Services</w:delText>
        </w:r>
      </w:del>
      <w:ins w:id="27" w:author="LQ.AI Commercial counsel" w:date="2026-06-24T09:26:17Z" w16du:dateUtc="2026-06-24T09:26:17Z">
        <w:r>
          <w:t>only on the Controller's documented instructions</w:t>
        </w:r>
      </w:ins>
      <w:commentRangeEnd w:id="14"/>
      <w:r>
        <w:rPr>
          <w:rStyle w:val="CommentReference"/>
        </w:rPr>
        <w:commentReference w:id="14"/>
      </w:r>
      <w:r>
        <w:t xml:space="preserve">, and may process the Personal Data </w:t>
      </w:r>
      <w:commentRangeStart w:id="13"/>
      <w:del w:id="24" w:author="LQ.AI Commercial counsel" w:date="2026-06-24T09:26:17Z" w16du:dateUtc="2026-06-24T09:26:17Z">
        <w:r>
          <w:delText>for its own related business purposes.</w:delText>
        </w:r>
      </w:del>
      <w:ins w:id="25" w:author="LQ.AI Commercial counsel" w:date="2026-06-24T09:26:17Z" w16du:dateUtc="2026-06-24T09:26:17Z">
        <w:r>
          <w:t>only for the purpose of providing the Services to the Controller.</w:t>
        </w:r>
      </w:ins>
      <w:commentRangeEnd w:id="13"/>
      <w:r>
        <w:rPr>
          <w:rStyle w:val="CommentReference"/>
        </w:rPr>
        <w:commentReference w:id="13"/>
      </w:r>
    </w:p>
    <w:p>
      <w:pPr>
        <w:pStyle w:val="Heading1"/>
      </w:pPr>
      <w:r>
        <w:t>3. Use of Data</w:t>
      </w:r>
    </w:p>
    <w:p>
      <w:r>
        <w:t xml:space="preserve">The Processor </w:t>
      </w:r>
      <w:commentRangeStart w:id="12"/>
      <w:del w:id="22" w:author="LQ.AI Commercial counsel" w:date="2026-06-24T09:26:17Z" w16du:dateUtc="2026-06-24T09:26:17Z">
        <w:r>
          <w:delText>may</w:delText>
        </w:r>
      </w:del>
      <w:ins w:id="23" w:author="LQ.AI Commercial counsel" w:date="2026-06-24T09:26:17Z" w16du:dateUtc="2026-06-24T09:26:17Z">
        <w:r>
          <w:t>shall not</w:t>
        </w:r>
      </w:ins>
      <w:commentRangeEnd w:id="12"/>
      <w:r>
        <w:rPr>
          <w:rStyle w:val="CommentReference"/>
        </w:rPr>
        <w:commentReference w:id="12"/>
      </w:r>
      <w:r>
        <w:t xml:space="preserve"> use the Personal Data</w:t>
      </w:r>
      <w:commentRangeStart w:id="11"/>
      <w:del w:id="20" w:author="LQ.AI Commercial counsel" w:date="2026-06-24T09:26:17Z" w16du:dateUtc="2026-06-24T09:26:17Z">
        <w:r>
          <w:delText>, including in de-identified or aggregated form, to develop, train and improve its products, analytics and machine-learning models, and to compile statistics, for its own account and without further obligation to the Controller.</w:delText>
        </w:r>
      </w:del>
      <w:ins w:id="21" w:author="LQ.AI Commercial counsel" w:date="2026-06-24T09:26:17Z" w16du:dateUtc="2026-06-24T09:26:17Z">
        <w:r>
          <w:t>the Personal Data for any purpose other than providing the Services in accordance with the Controller's documented instructions, and shall not use it to develop, train or improve any product, service, analytics or machine-learning model.</w:t>
        </w:r>
      </w:ins>
      <w:commentRangeEnd w:id="11"/>
      <w:r>
        <w:rPr>
          <w:rStyle w:val="CommentReference"/>
        </w:rPr>
        <w:commentReference w:id="11"/>
      </w:r>
    </w:p>
    <w:p>
      <w:pPr>
        <w:pStyle w:val="Heading1"/>
      </w:pPr>
      <w:r>
        <w:t>4. Sub-processing</w:t>
      </w:r>
    </w:p>
    <w:p>
      <w:r>
        <w:t xml:space="preserve">The Processor </w:t>
      </w:r>
      <w:commentRangeStart w:id="10"/>
      <w:del w:id="18" w:author="LQ.AI Commercial counsel" w:date="2026-06-24T09:26:17Z" w16du:dateUtc="2026-06-24T09:26:17Z">
        <w:r>
          <w:delText>may engage and</w:delText>
        </w:r>
      </w:del>
      <w:ins w:id="19" w:author="LQ.AI Commercial counsel" w:date="2026-06-24T09:26:17Z" w16du:dateUtc="2026-06-24T09:26:17Z">
        <w:r>
          <w:t>shall not engage or</w:t>
        </w:r>
      </w:ins>
      <w:commentRangeEnd w:id="10"/>
      <w:r>
        <w:rPr>
          <w:rStyle w:val="CommentReference"/>
        </w:rPr>
        <w:commentReference w:id="10"/>
      </w:r>
      <w:r>
        <w:t xml:space="preserve"> replace Sub-processors </w:t>
      </w:r>
      <w:commentRangeStart w:id="9"/>
      <w:del w:id="16" w:author="LQ.AI Commercial counsel" w:date="2026-06-24T09:26:17Z" w16du:dateUtc="2026-06-24T09:26:17Z">
        <w:r>
          <w:delText>at any time in its sole discretion and without prior notice to or authorisation from the Controller, and the Controller hereby consents to any such Sub-processor.</w:delText>
        </w:r>
      </w:del>
      <w:ins w:id="17" w:author="LQ.AI Commercial counsel" w:date="2026-06-24T09:26:17Z" w16du:dateUtc="2026-06-24T09:26:17Z">
        <w:r>
          <w:t>any Sub-processor without the prior written authorisation of the Controller. The Processor shall notify the Controller of any intended changes concerning the addition or replacement of Sub-processors, thereby giving the Controller the opportunity to object. The Processor shall impose on each Sub-processor data protection obligations equivalent to those set out in this Agreement, and shall remain fully liable to the Controller for the performance of each Sub-processor's obligations.</w:t>
        </w:r>
      </w:ins>
      <w:commentRangeEnd w:id="9"/>
      <w:r>
        <w:rPr>
          <w:rStyle w:val="CommentReference"/>
        </w:rPr>
        <w:commentReference w:id="9"/>
      </w:r>
    </w:p>
    <w:p>
      <w:pPr>
        <w:pStyle w:val="Heading1"/>
      </w:pPr>
      <w:r>
        <w:t>5. Security</w:t>
      </w:r>
    </w:p>
    <w:p>
      <w:r>
        <w:t xml:space="preserve">The Processor shall implement such technical and organisational measures as </w:t>
      </w:r>
      <w:commentRangeStart w:id="8"/>
      <w:del w:id="14" w:author="LQ.AI Commercial counsel" w:date="2026-06-24T09:26:17Z" w16du:dateUtc="2026-06-24T09:26:17Z">
        <w:r>
          <w:delText>the Processor in its sole discretion considers appropriate</w:delText>
        </w:r>
      </w:del>
      <w:ins w:id="15" w:author="LQ.AI Commercial counsel" w:date="2026-06-24T09:26:17Z" w16du:dateUtc="2026-06-24T09:26:17Z">
        <w:r>
          <w:t>are appropriate to the risk presented by the processing, taking into account the state of the art, the costs of implementation and the nature, scope, context and purposes of the processing</w:t>
        </w:r>
      </w:ins>
      <w:commentRangeEnd w:id="8"/>
      <w:r>
        <w:rPr>
          <w:rStyle w:val="CommentReference"/>
        </w:rPr>
        <w:commentReference w:id="8"/>
      </w:r>
      <w:r>
        <w:t>, and shall</w:t>
      </w:r>
      <w:commentRangeStart w:id="7"/>
      <w:del w:id="13" w:author="LQ.AI Commercial counsel" w:date="2026-06-24T09:26:17Z" w16du:dateUtc="2026-06-24T09:26:17Z">
        <w:r>
          <w:delText xml:space="preserve"> not be required to</w:delText>
        </w:r>
      </w:del>
      <w:commentRangeEnd w:id="7"/>
      <w:r>
        <w:rPr>
          <w:rStyle w:val="CommentReference"/>
        </w:rPr>
        <w:commentReference w:id="7"/>
      </w:r>
      <w:r>
        <w:t xml:space="preserve"> implement any specific measure requested by the Controller.</w:t>
      </w:r>
    </w:p>
    <w:p>
      <w:pPr>
        <w:pStyle w:val="Heading1"/>
      </w:pPr>
      <w:r>
        <w:t>6. Personal Data Breach</w:t>
      </w:r>
    </w:p>
    <w:p>
      <w:r>
        <w:t xml:space="preserve">The Processor shall notify the Controller of a personal data breach affecting the Controller's Personal Data </w:t>
      </w:r>
      <w:commentRangeStart w:id="6"/>
      <w:del w:id="11" w:author="LQ.AI Commercial counsel" w:date="2026-06-24T09:26:17Z" w16du:dateUtc="2026-06-24T09:26:17Z">
        <w:r>
          <w:delText>within thirty (30) days of the Processor confirming</w:delText>
        </w:r>
      </w:del>
      <w:ins w:id="12" w:author="LQ.AI Commercial counsel" w:date="2026-06-24T09:26:17Z" w16du:dateUtc="2026-06-24T09:26:17Z">
        <w:r>
          <w:t>without undue delay after becoming aware of</w:t>
        </w:r>
      </w:ins>
      <w:commentRangeEnd w:id="6"/>
      <w:r>
        <w:rPr>
          <w:rStyle w:val="CommentReference"/>
        </w:rPr>
        <w:commentReference w:id="6"/>
      </w:r>
      <w:r>
        <w:t xml:space="preserve"> the breach, and shall </w:t>
      </w:r>
      <w:commentRangeStart w:id="5"/>
      <w:del w:id="9" w:author="LQ.AI Commercial counsel" w:date="2026-06-24T09:26:17Z" w16du:dateUtc="2026-06-24T09:26:17Z">
        <w:r>
          <w:delText>have no obligation to assist the Controller with its own notification duties.</w:delText>
        </w:r>
      </w:del>
      <w:ins w:id="10" w:author="LQ.AI Commercial counsel" w:date="2026-06-24T09:26:17Z" w16du:dateUtc="2026-06-24T09:26:17Z">
        <w:r>
          <w:t>assist the Controller in complying with the Controller's notification obligations under applicable data protection law.</w:t>
        </w:r>
      </w:ins>
      <w:commentRangeEnd w:id="5"/>
      <w:r>
        <w:rPr>
          <w:rStyle w:val="CommentReference"/>
        </w:rPr>
        <w:commentReference w:id="5"/>
      </w:r>
    </w:p>
    <w:p>
      <w:pPr>
        <w:pStyle w:val="Heading1"/>
      </w:pPr>
      <w:r>
        <w:t>7. Sub-processor Liability</w:t>
      </w:r>
    </w:p>
    <w:p>
      <w:r>
        <w:t>The Processor shall not be liable for any act or omission of any Sub-processor, and the Controller's sole recourse in respect of a Sub-processor shall be against that Sub-processor directly.</w:t>
      </w:r>
    </w:p>
    <w:p>
      <w:pPr>
        <w:pStyle w:val="Heading1"/>
      </w:pPr>
      <w:r>
        <w:t>8. Audit</w:t>
      </w:r>
    </w:p>
    <w:p>
      <w:r>
        <w:t xml:space="preserve">The Controller shall have </w:t>
      </w:r>
      <w:commentRangeStart w:id="4"/>
      <w:del w:id="7" w:author="LQ.AI Commercial counsel" w:date="2026-06-24T09:26:17Z" w16du:dateUtc="2026-06-24T09:26:17Z">
        <w:r>
          <w:delText>no right to audit or inspect the Processor's facilities, systems or records.</w:delText>
        </w:r>
      </w:del>
      <w:ins w:id="8" w:author="LQ.AI Commercial counsel" w:date="2026-06-24T09:26:17Z" w16du:dateUtc="2026-06-24T09:26:17Z">
        <w:r>
          <w:t>the right to audit and inspect the Processor's facilities, systems and records relevant to the processing upon reasonable notice and during normal business hours, no more than once per calendar year, to verify the Processor's compliance with this Agreement and applicable data protection law.</w:t>
        </w:r>
      </w:ins>
      <w:commentRangeEnd w:id="4"/>
      <w:r>
        <w:rPr>
          <w:rStyle w:val="CommentReference"/>
        </w:rPr>
        <w:commentReference w:id="4"/>
      </w:r>
      <w:r>
        <w:t xml:space="preserve"> The Processor may instead provide a summary certificate of compliance once per year, which the Controller agrees to accept as sufficient.</w:t>
      </w:r>
    </w:p>
    <w:p>
      <w:pPr>
        <w:pStyle w:val="Heading1"/>
      </w:pPr>
      <w:r>
        <w:t>9. International Transfers</w:t>
      </w:r>
    </w:p>
    <w:p>
      <w:r>
        <w:t xml:space="preserve">The Processor may transfer the Personal Data to, and process it in, any country in which the Processor or its Sub-processors operate, </w:t>
      </w:r>
      <w:commentRangeStart w:id="3"/>
      <w:del w:id="5" w:author="LQ.AI Commercial counsel" w:date="2026-06-24T09:26:17Z" w16du:dateUtc="2026-06-24T09:26:17Z">
        <w:r>
          <w:delText>at the Processor's discretion and without</w:delText>
        </w:r>
      </w:del>
      <w:ins w:id="6" w:author="LQ.AI Commercial counsel" w:date="2026-06-24T09:26:17Z" w16du:dateUtc="2026-06-24T09:26:17Z">
        <w:r>
          <w:t>only in compliance with applicable data protection law, including by implementing the Standard Contractual Clauses adopted by the European Commission or the UK Information Commissioner's Office (as applicable), or another valid transfer safeguard recognised under applicable data protection law, prior to any transfer.</w:t>
        </w:r>
      </w:ins>
      <w:commentRangeEnd w:id="3"/>
      <w:r>
        <w:rPr>
          <w:rStyle w:val="CommentReference"/>
        </w:rPr>
        <w:commentReference w:id="3"/>
      </w:r>
      <w:r>
        <w:t xml:space="preserve"> implementing any specific transfer safeguard.</w:t>
      </w:r>
    </w:p>
    <w:p>
      <w:pPr>
        <w:pStyle w:val="Heading1"/>
      </w:pPr>
      <w:r>
        <w:t>10. Return and Deletion</w:t>
      </w:r>
    </w:p>
    <w:p>
      <w:r>
        <w:t xml:space="preserve">On termination the Processor shall delete the Personal Data </w:t>
      </w:r>
      <w:commentRangeStart w:id="2"/>
      <w:del w:id="3" w:author="LQ.AI Commercial counsel" w:date="2026-06-24T09:26:17Z" w16du:dateUtc="2026-06-24T09:26:17Z">
        <w:r>
          <w:delText>where practicable</w:delText>
        </w:r>
      </w:del>
      <w:ins w:id="4" w:author="LQ.AI Commercial counsel" w:date="2026-06-24T09:26:17Z" w16du:dateUtc="2026-06-24T09:26:17Z">
        <w:r>
          <w:t>within a reasonable period and no later than thirty (30) days following the termination date</w:t>
        </w:r>
      </w:ins>
      <w:commentRangeEnd w:id="2"/>
      <w:r>
        <w:rPr>
          <w:rStyle w:val="CommentReference"/>
        </w:rPr>
        <w:commentReference w:id="2"/>
      </w:r>
      <w:r>
        <w:t xml:space="preserve">, </w:t>
      </w:r>
      <w:commentRangeStart w:id="1"/>
      <w:del w:id="1" w:author="LQ.AI Commercial counsel" w:date="2026-06-24T09:26:17Z" w16du:dateUtc="2026-06-24T09:26:17Z">
        <w:r>
          <w:delText>but may retain the Personal Data for as long as the Processor considers necessary for its own business, legal or analytics purposes.</w:delText>
        </w:r>
      </w:del>
      <w:ins w:id="2" w:author="LQ.AI Commercial counsel" w:date="2026-06-24T09:26:17Z" w16du:dateUtc="2026-06-24T09:26:17Z">
        <w:r>
          <w:t>and shall delete existing copies unless applicable law requires retention. If retention is required by law, the Processor shall: (a) retain only the Personal Data strictly necessary for the mandated purpose, (b) maintain the same data protection obligations set out in this Agreement for such retained data, and (c) delete it promptly when the legal retention period expires.</w:t>
        </w:r>
      </w:ins>
      <w:commentRangeEnd w:id="1"/>
      <w:r>
        <w:rPr>
          <w:rStyle w:val="CommentReference"/>
        </w:rPr>
        <w:commentReference w:id="1"/>
      </w:r>
    </w:p>
    <w:p>
      <w:pPr>
        <w:pStyle w:val="Heading1"/>
      </w:pPr>
      <w:r>
        <w:t>11. Liability</w:t>
      </w:r>
    </w:p>
    <w:p>
      <w:r>
        <w:t>The Processor's aggregate liability arising out of or in connection with this Agreement and any processing of Personal Data shall not exceed the fees paid by the Controller in the one (1) month preceding the claim.</w:t>
      </w:r>
    </w:p>
    <w:p>
      <w:pPr>
        <w:pStyle w:val="Heading1"/>
      </w:pPr>
      <w:r>
        <w:t>12. Governing Law</w:t>
      </w:r>
    </w:p>
    <w:p>
      <w:r>
        <w:t>This Agreement is governed by the laws of England and Wales, and the parties submit to the exclusive jurisdiction of the courts of England and Wales.</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4T09:26:17Z" w:initials="LCC">
    <w:p w14:paraId="4FBDB990" w14:textId="77777777" w:rsidR="2E14CD26" w:rsidRDefault="2E14CD26" w:rsidP="2E14CD26">
      <w:pPr>
        <w:pStyle w:val="CommentText"/>
      </w:pPr>
      <w:r>
        <w:rPr>
          <w:rStyle w:val="CommentReference"/>
        </w:rPr>
        <w:annotationRef/>
      </w:r>
      <w:r>
        <w:t>Art 28(3)(g) GDPR prohibits the processor from retaining the controller's personal data for its own analytics or business purposes after termination of the agreement. The original's open-ended retention for 'business, legal or analytics purposes' is non-compliant with the GDPR.</w:t>
      </w:r>
    </w:p>
  </w:comment>
  <w:comment w:id="2" w:author="LQ.AI Commercial counsel" w:date="2026-06-24T09:26:17Z" w:initials="LCC">
    <w:p w14:paraId="43D9769A" w14:textId="77777777" w:rsidR="C11B6682" w:rsidRDefault="C11B6682" w:rsidP="C11B6682">
      <w:pPr>
        <w:pStyle w:val="CommentText"/>
      </w:pPr>
      <w:r>
        <w:rPr>
          <w:rStyle w:val="CommentReference"/>
        </w:rPr>
        <w:annotationRef/>
      </w:r>
      <w:r>
        <w:t>Art 28(3)(g) GDPR requires deletion or return of all personal data on termination of the services — the original's 'where practicable' gives the Processor a unilateral escape hatch from its deletion obligation.</w:t>
      </w:r>
    </w:p>
  </w:comment>
  <w:comment w:id="3" w:author="LQ.AI Commercial counsel" w:date="2026-06-24T09:26:17Z" w:initials="LCC">
    <w:p w14:paraId="6D1910E9" w14:textId="77777777" w:rsidR="3F433ED9" w:rsidRDefault="3F433ED9" w:rsidP="3F433ED9">
      <w:pPr>
        <w:pStyle w:val="CommentText"/>
      </w:pPr>
      <w:r>
        <w:rPr>
          <w:rStyle w:val="CommentReference"/>
        </w:rPr>
        <w:annotationRef/>
      </w:r>
      <w:r>
        <w:t>Art 44-49 GDPR require appropriate safeguards for international transfers of personal data — the original authorised unrestricted transfers without any safeguard, which would place the Controller in breach.</w:t>
      </w:r>
    </w:p>
  </w:comment>
  <w:comment w:id="4" w:author="LQ.AI Commercial counsel" w:date="2026-06-24T09:26:17Z" w:initials="LCC">
    <w:p w14:paraId="2A3BF48E" w14:textId="77777777" w:rsidR="8862153B" w:rsidRDefault="8862153B" w:rsidP="8862153B">
      <w:pPr>
        <w:pStyle w:val="CommentText"/>
      </w:pPr>
      <w:r>
        <w:rPr>
          <w:rStyle w:val="CommentReference"/>
        </w:rPr>
        <w:annotationRef/>
      </w:r>
      <w:r>
        <w:t>Art 28(3)(h) GDPR gives the controller a statutory right to audit the processor to verify compliance — the original disclaimed this right entirely, which is a material gap in the Controller's oversight.</w:t>
      </w:r>
    </w:p>
  </w:comment>
  <w:comment w:id="5" w:author="LQ.AI Commercial counsel" w:date="2026-06-24T09:26:17Z" w:initials="LCC">
    <w:p w14:paraId="A37EBA02" w14:textId="77777777" w:rsidR="366D7459" w:rsidRDefault="366D7459" w:rsidP="366D7459">
      <w:pPr>
        <w:pStyle w:val="CommentText"/>
      </w:pPr>
      <w:r>
        <w:rPr>
          <w:rStyle w:val="CommentReference"/>
        </w:rPr>
        <w:annotationRef/>
      </w:r>
      <w:r>
        <w:t>Art 28(3)(f) GDPR requires the processor to assist the controller with its notification duties under Articles 33 and 34 — the original disclaimed this statutory obligation.</w:t>
      </w:r>
    </w:p>
  </w:comment>
  <w:comment w:id="6" w:author="LQ.AI Commercial counsel" w:date="2026-06-24T09:26:17Z" w:initials="LCC">
    <w:p w14:paraId="BB55952A" w14:textId="77777777" w:rsidR="B8E06871" w:rsidRDefault="B8E06871" w:rsidP="B8E06871">
      <w:pPr>
        <w:pStyle w:val="CommentText"/>
      </w:pPr>
      <w:r>
        <w:rPr>
          <w:rStyle w:val="CommentReference"/>
        </w:rPr>
        <w:annotationRef/>
      </w:r>
      <w:r>
        <w:t>Art 33(2) GDPR requires the processor to notify the controller without undue delay after becoming aware of a breach — the original 30-day confirmation timeline is inconsistent with the GDPR.</w:t>
      </w:r>
    </w:p>
  </w:comment>
  <w:comment w:id="7" w:author="LQ.AI Commercial counsel" w:date="2026-06-24T09:26:17Z" w:initials="LCC">
    <w:p w14:paraId="D758D549" w14:textId="77777777" w:rsidR="C3D9A7DB" w:rsidRDefault="C3D9A7DB" w:rsidP="C3D9A7DB">
      <w:pPr>
        <w:pStyle w:val="CommentText"/>
      </w:pPr>
      <w:r>
        <w:rPr>
          <w:rStyle w:val="CommentReference"/>
        </w:rPr>
        <w:annotationRef/>
      </w:r>
      <w:r>
        <w:t>The original prohibited the Controller from requesting specific security measures. Changing 'shall not be required to' to 'shall' imposes a reasonable obligation on the Processor to implement proportionate requests.</w:t>
      </w:r>
    </w:p>
  </w:comment>
  <w:comment w:id="8" w:author="LQ.AI Commercial counsel" w:date="2026-06-24T09:26:17Z" w:initials="LCC">
    <w:p w14:paraId="76DA8483" w14:textId="77777777" w:rsidR="A7E33188" w:rsidRDefault="A7E33188" w:rsidP="A7E33188">
      <w:pPr>
        <w:pStyle w:val="CommentText"/>
      </w:pPr>
      <w:r>
        <w:rPr>
          <w:rStyle w:val="CommentReference"/>
        </w:rPr>
        <w:annotationRef/>
      </w:r>
      <w:r>
        <w:t>Art 32 GDPR requires measures appropriate to risk using a multi-factor assessment — the Processor's sole discretion standard is inconsistent with the GDPR and must be replaced.</w:t>
      </w:r>
    </w:p>
  </w:comment>
  <w:comment w:id="9" w:author="LQ.AI Commercial counsel" w:date="2026-06-24T09:26:17Z" w:initials="LCC">
    <w:p w14:paraId="3F795BCB" w14:textId="77777777" w:rsidR="740AA34B" w:rsidRDefault="740AA34B" w:rsidP="740AA34B">
      <w:pPr>
        <w:pStyle w:val="CommentText"/>
      </w:pPr>
      <w:r>
        <w:rPr>
          <w:rStyle w:val="CommentReference"/>
        </w:rPr>
        <w:annotationRef/>
      </w:r>
      <w:r>
        <w:t>Art 28(2)-(4) GDPR require prior written authorisation, notification of changes, equivalent contractual protections, and retained processor liability for sub-processors — all of which the original waived.</w:t>
      </w:r>
    </w:p>
  </w:comment>
  <w:comment w:id="10" w:author="LQ.AI Commercial counsel" w:date="2026-06-24T09:26:17Z" w:initials="LCC">
    <w:p w14:paraId="53D04103" w14:textId="77777777" w:rsidR="52719BCA" w:rsidRDefault="52719BCA" w:rsidP="52719BCA">
      <w:pPr>
        <w:pStyle w:val="CommentText"/>
      </w:pPr>
      <w:r>
        <w:rPr>
          <w:rStyle w:val="CommentReference"/>
        </w:rPr>
        <w:annotationRef/>
      </w:r>
      <w:r>
        <w:t>Art 28(2) GDPR requires controller authorisation for sub-processors — this reverses the permissive grant to protect the Controller's right to approve subcontractors.</w:t>
      </w:r>
    </w:p>
  </w:comment>
  <w:comment w:id="11" w:author="LQ.AI Commercial counsel" w:date="2026-06-24T09:26:17Z" w:initials="LCC">
    <w:p w14:paraId="B039DC63" w14:textId="77777777" w:rsidR="92D49436" w:rsidRDefault="92D49436" w:rsidP="92D49436">
      <w:pPr>
        <w:pStyle w:val="CommentText"/>
      </w:pPr>
      <w:r>
        <w:rPr>
          <w:rStyle w:val="CommentReference"/>
        </w:rPr>
        <w:annotationRef/>
      </w:r>
      <w:r>
        <w:t>Strikes the Processor's express right to use the Controller's personal data for its own model training and analytics purposes, which is incompatible with the role of a data processor under Article 28(10) of the GDPR and must be removed entirely.</w:t>
      </w:r>
    </w:p>
  </w:comment>
  <w:comment w:id="12" w:author="LQ.AI Commercial counsel" w:date="2026-06-24T09:26:17Z" w:initials="LCC">
    <w:p w14:paraId="969F51D9" w14:textId="77777777" w:rsidR="A6735305" w:rsidRDefault="A6735305" w:rsidP="A6735305">
      <w:pPr>
        <w:pStyle w:val="CommentText"/>
      </w:pPr>
      <w:r>
        <w:rPr>
          <w:rStyle w:val="CommentReference"/>
        </w:rPr>
        <w:annotationRef/>
      </w:r>
      <w:r>
        <w:t>A processor may not use controller data for its own product development — this reverses the model-training grant to protect the Controller's data from commercial exploitation.</w:t>
      </w:r>
    </w:p>
  </w:comment>
  <w:comment w:id="13" w:author="LQ.AI Commercial counsel" w:date="2026-06-24T09:26:17Z" w:initials="LCC">
    <w:p w14:paraId="60CC1320" w14:textId="77777777" w:rsidR="5894E063" w:rsidRDefault="5894E063" w:rsidP="5894E063">
      <w:pPr>
        <w:pStyle w:val="CommentText"/>
      </w:pPr>
      <w:r>
        <w:rPr>
          <w:rStyle w:val="CommentReference"/>
        </w:rPr>
        <w:annotationRef/>
      </w:r>
      <w:r>
        <w:t>A processor must not process personal data for its own business purposes per Art 28(10) GDPR. This reverses the grant of self-serving use to protect the Controller's data.</w:t>
      </w:r>
    </w:p>
  </w:comment>
  <w:comment w:id="14" w:author="LQ.AI Commercial counsel" w:date="2026-06-24T09:26:17Z" w:initials="LCC">
    <w:p w14:paraId="2DD3682A" w14:textId="77777777" w:rsidR="0CD6159A" w:rsidRDefault="0CD6159A" w:rsidP="0CD6159A">
      <w:pPr>
        <w:pStyle w:val="CommentText"/>
      </w:pPr>
      <w:r>
        <w:rPr>
          <w:rStyle w:val="CommentReference"/>
        </w:rPr>
        <w:annotationRef/>
      </w:r>
      <w:r>
        <w:t>Art 28(3)(a) GDPR requires the processor to act only on the controller's documented instructions, not on its own policies. This replaces the self-serving standard with the statutory test.</w:t>
      </w:r>
    </w:p>
  </w:comment>
</w:comments>
</file>

<file path=word/commentsExtended1.xml><?xml version="1.0" encoding="utf-8"?>
<w15:commentsEx xmlns:w15="http://schemas.microsoft.com/office/word/2012/wordml">
  <w15:commentEx w15:paraId="4FBDB990" w15:done="0"/>
  <w15:commentEx w15:paraId="43D9769A" w15:done="0"/>
  <w15:commentEx w15:paraId="6D1910E9" w15:done="0"/>
  <w15:commentEx w15:paraId="2A3BF48E" w15:done="0"/>
  <w15:commentEx w15:paraId="A37EBA02" w15:done="0"/>
  <w15:commentEx w15:paraId="BB55952A" w15:done="0"/>
  <w15:commentEx w15:paraId="D758D549" w15:done="0"/>
  <w15:commentEx w15:paraId="76DA8483" w15:done="0"/>
  <w15:commentEx w15:paraId="3F795BCB" w15:done="0"/>
  <w15:commentEx w15:paraId="53D04103" w15:done="0"/>
  <w15:commentEx w15:paraId="B039DC63" w15:done="0"/>
  <w15:commentEx w15:paraId="969F51D9" w15:done="0"/>
  <w15:commentEx w15:paraId="60CC1320" w15:done="0"/>
  <w15:commentEx w15:paraId="2DD3682A" w15:done="0"/>
</w15:commentsEx>
</file>

<file path=word/commentsExtensible1.xml><?xml version="1.0" encoding="utf-8"?>
<w16cex:commentsExtensible xmlns:w16cex="http://schemas.microsoft.com/office/word/2018/wordml/cex">
  <w16cex:commentExtensible w16cex:durableId="EE2BD5C7" w16cex:dateUtc="2026-06-24T09:26:17Z"/>
  <w16cex:commentExtensible w16cex:durableId="66B92000" w16cex:dateUtc="2026-06-24T09:26:17Z"/>
  <w16cex:commentExtensible w16cex:durableId="6D866704" w16cex:dateUtc="2026-06-24T09:26:17Z"/>
  <w16cex:commentExtensible w16cex:durableId="3B7C6A11" w16cex:dateUtc="2026-06-24T09:26:17Z"/>
  <w16cex:commentExtensible w16cex:durableId="09DCD7F2" w16cex:dateUtc="2026-06-24T09:26:17Z"/>
  <w16cex:commentExtensible w16cex:durableId="8475E103" w16cex:dateUtc="2026-06-24T09:26:17Z"/>
  <w16cex:commentExtensible w16cex:durableId="2DA2A2AE" w16cex:dateUtc="2026-06-24T09:26:17Z"/>
  <w16cex:commentExtensible w16cex:durableId="65809FD4" w16cex:dateUtc="2026-06-24T09:26:17Z"/>
  <w16cex:commentExtensible w16cex:durableId="88289C24" w16cex:dateUtc="2026-06-24T09:26:17Z"/>
  <w16cex:commentExtensible w16cex:durableId="4886E970" w16cex:dateUtc="2026-06-24T09:26:17Z"/>
  <w16cex:commentExtensible w16cex:durableId="ED450954" w16cex:dateUtc="2026-06-24T09:26:17Z"/>
  <w16cex:commentExtensible w16cex:durableId="09AD3A6D" w16cex:dateUtc="2026-06-24T09:26:17Z"/>
  <w16cex:commentExtensible w16cex:durableId="DE537722" w16cex:dateUtc="2026-06-24T09:26:17Z"/>
  <w16cex:commentExtensible w16cex:durableId="C64ED5B7" w16cex:dateUtc="2026-06-24T09:26:17Z"/>
</w16cex:commentsExtensible>
</file>

<file path=word/commentsIds1.xml><?xml version="1.0" encoding="utf-8"?>
<w16cid:commentsIds xmlns:w16cid="http://schemas.microsoft.com/office/word/2016/wordml/cid">
  <w16cid:commentId w16cid:paraId="4FBDB990" w16cid:durableId="EE2BD5C7"/>
  <w16cid:commentId w16cid:paraId="43D9769A" w16cid:durableId="66B92000"/>
  <w16cid:commentId w16cid:paraId="6D1910E9" w16cid:durableId="6D866704"/>
  <w16cid:commentId w16cid:paraId="2A3BF48E" w16cid:durableId="3B7C6A11"/>
  <w16cid:commentId w16cid:paraId="A37EBA02" w16cid:durableId="09DCD7F2"/>
  <w16cid:commentId w16cid:paraId="BB55952A" w16cid:durableId="8475E103"/>
  <w16cid:commentId w16cid:paraId="D758D549" w16cid:durableId="2DA2A2AE"/>
  <w16cid:commentId w16cid:paraId="76DA8483" w16cid:durableId="65809FD4"/>
  <w16cid:commentId w16cid:paraId="3F795BCB" w16cid:durableId="88289C24"/>
  <w16cid:commentId w16cid:paraId="53D04103" w16cid:durableId="4886E970"/>
  <w16cid:commentId w16cid:paraId="B039DC63" w16cid:durableId="ED450954"/>
  <w16cid:commentId w16cid:paraId="969F51D9" w16cid:durableId="09AD3A6D"/>
  <w16cid:commentId w16cid:paraId="60CC1320" w16cid:durableId="DE537722"/>
  <w16cid:commentId w16cid:paraId="2DD3682A" w16cid:durableId="C64ED5B7"/>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