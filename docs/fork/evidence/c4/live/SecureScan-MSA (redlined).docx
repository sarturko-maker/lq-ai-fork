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1.xml" ContentType="application/vnd.openxmlformats-officedocument.wordprocessingml.comments+xml"/>
  <Override PartName="/word/commentsExtended1.xml" ContentType="application/vnd.openxmlformats-officedocument.wordprocessingml.commentsExtended+xml"/>
  <Override PartName="/word/commentsExtensible1.xml" ContentType="application/vnd.openxmlformats-officedocument.wordprocessingml.commentsExtensible+xml"/>
  <Override PartName="/word/commentsIds1.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SERVICES AGREEMENT</w:t>
      </w:r>
    </w:p>
    <w:p>
      <w:r>
        <w:t>This Master Services Agreement is entered into between SecureScan, Inc. (the "Vendor") and the Customer identified in the Order Form.</w:t>
      </w:r>
    </w:p>
    <w:p>
      <w:pPr>
        <w:pStyle w:val="Heading1"/>
      </w:pPr>
      <w:r>
        <w:t>1. Definitions</w:t>
      </w:r>
    </w:p>
    <w:p>
      <w:r>
        <w:t>"Agreement" means this Master Services Agreement. "Vendor" means SecureScan, Inc. "Customer" means the entity identified in the Order Form. "Services" means the Vendor's hosted SecureScan platform. "Customer Data" means data submitted by the Customer to the Services.</w:t>
      </w:r>
    </w:p>
    <w:p>
      <w:pPr>
        <w:pStyle w:val="Heading1"/>
      </w:pPr>
      <w:r>
        <w:t>2. Services</w:t>
      </w:r>
    </w:p>
    <w:p>
      <w:r>
        <w:t xml:space="preserve">The Vendor shall use commercially reasonable efforts to make the Services available, but does not warrant uninterrupted or error-free operation. The Vendor may modify or discontinue any </w:t>
      </w:r>
      <w:commentRangeStart w:id="10"/>
      <w:del w:id="18" w:author="LQ.AI Commercial counsel" w:date="2026-06-22T08:12:03Z" w16du:dateUtc="2026-06-22T08:12:03Z">
        <w:r>
          <w:delText>feature of the Services at any time in its sole discretion.</w:delText>
        </w:r>
      </w:del>
      <w:ins w:id="19" w:author="LQ.AI Commercial counsel" w:date="2026-06-22T08:12:03Z" w16du:dateUtc="2026-06-22T08:12:03Z">
        <w:r>
          <w:t>non-material feature of the Services at any time. The Vendor shall not make any material change that reduces core functionality without the Customer's prior written consent.</w:t>
        </w:r>
      </w:ins>
      <w:commentRangeEnd w:id="10"/>
      <w:r>
        <w:rPr>
          <w:rStyle w:val="CommentReference"/>
        </w:rPr>
        <w:commentReference w:id="10"/>
      </w:r>
    </w:p>
    <w:p>
      <w:pPr>
        <w:pStyle w:val="Heading1"/>
      </w:pPr>
      <w:r>
        <w:t>3. Fees</w:t>
      </w:r>
    </w:p>
    <w:p>
      <w:r>
        <w:t xml:space="preserve">The Customer shall pay all fees set out in the Order Form within thirty (30) days of the invoice date. All fees are non-refundable. The Vendor may increase fees </w:t>
      </w:r>
      <w:commentRangeStart w:id="9"/>
      <w:del w:id="16" w:author="LQ.AI Commercial counsel" w:date="2026-06-22T08:12:03Z" w16du:dateUtc="2026-06-22T08:12:03Z">
        <w:r>
          <w:delText>at any time on thirty (30) days</w:delText>
        </w:r>
      </w:del>
      <w:ins w:id="17" w:author="LQ.AI Commercial counsel" w:date="2026-06-22T08:12:03Z" w16du:dateUtc="2026-06-22T08:12:03Z">
        <w:r>
          <w:t>no more than once per twelve (12) month period and by no more than five percent (5%) in any such period, on at least sixty (60) days' prior written</w:t>
        </w:r>
      </w:ins>
      <w:commentRangeEnd w:id="9"/>
      <w:r>
        <w:rPr>
          <w:rStyle w:val="CommentReference"/>
        </w:rPr>
        <w:commentReference w:id="9"/>
      </w:r>
      <w:r>
        <w:t xml:space="preserve"> notice.</w:t>
      </w:r>
    </w:p>
    <w:p>
      <w:pPr>
        <w:pStyle w:val="Heading1"/>
      </w:pPr>
      <w:r>
        <w:t>4. Term and Renewal</w:t>
      </w:r>
    </w:p>
    <w:p>
      <w:r>
        <w:t>This Agreement commences on the Effective Date and continues for an initial term of three (3) years. It shall automatically renew for successive three (3) year terms unless the Customer gives at least ninety (90) days written notice before the end of the then-current term. The Customer may not terminate for convenience.</w:t>
      </w:r>
      <w:commentRangeStart w:id="8"/>
      <w:ins w:id="15" w:author="LQ.AI Commercial counsel" w:date="2026-06-22T08:12:03Z" w16du:dateUtc="2026-06-22T08:12:03Z">
        <w:r>
          <w:t xml:space="preserve"> Either party may terminate this Agreement on written notice if the other party materially breaches this Agreement and fails to cure within thirty (30) days of receiving written notice of the breach.</w:t>
        </w:r>
      </w:ins>
      <w:commentRangeEnd w:id="8"/>
      <w:r>
        <w:rPr>
          <w:rStyle w:val="CommentReference"/>
        </w:rPr>
        <w:commentReference w:id="8"/>
      </w:r>
    </w:p>
    <w:p>
      <w:pPr>
        <w:pStyle w:val="Heading1"/>
      </w:pPr>
      <w:r>
        <w:t>5. Intellectual Property</w:t>
      </w:r>
    </w:p>
    <w:p>
      <w:r>
        <w:t xml:space="preserve">All intellectual property rights in any deliverables, configurations, feedback and work product created under this Agreement shall vest exclusively in the Vendor upon </w:t>
      </w:r>
      <w:commentRangeStart w:id="7"/>
      <w:del w:id="13" w:author="LQ.AI Commercial counsel" w:date="2026-06-22T08:12:03Z" w16du:dateUtc="2026-06-22T08:12:03Z">
        <w:r>
          <w:delText>creation.</w:delText>
        </w:r>
      </w:del>
      <w:ins w:id="14" w:author="LQ.AI Commercial counsel" w:date="2026-06-22T08:12:03Z" w16du:dateUtc="2026-06-22T08:12:03Z">
        <w:r>
          <w:t>creation, except that Customer retains all rights in any configurations or work product that are specific to the Customer's business and developed at the Customer's direction or expense.</w:t>
        </w:r>
      </w:ins>
      <w:commentRangeEnd w:id="7"/>
      <w:r>
        <w:rPr>
          <w:rStyle w:val="CommentReference"/>
        </w:rPr>
        <w:commentReference w:id="7"/>
      </w:r>
      <w:r>
        <w:t xml:space="preserve"> The Customer assigns to the Vendor all right, title and interest in any feedback it </w:t>
      </w:r>
      <w:commentRangeStart w:id="6"/>
      <w:del w:id="11" w:author="LQ.AI Commercial counsel" w:date="2026-06-22T08:12:03Z" w16du:dateUtc="2026-06-22T08:12:03Z">
        <w:r>
          <w:delText>provides.</w:delText>
        </w:r>
      </w:del>
      <w:ins w:id="12" w:author="LQ.AI Commercial counsel" w:date="2026-06-22T08:12:03Z" w16du:dateUtc="2026-06-22T08:12:03Z">
        <w:r>
          <w:t>provides, provided that such feedback does not contain Customer Data or the Customer's Confidential Information.</w:t>
        </w:r>
      </w:ins>
      <w:commentRangeEnd w:id="6"/>
      <w:r>
        <w:rPr>
          <w:rStyle w:val="CommentReference"/>
        </w:rPr>
        <w:commentReference w:id="6"/>
      </w:r>
    </w:p>
    <w:p>
      <w:pPr>
        <w:pStyle w:val="Heading1"/>
      </w:pPr>
      <w:r>
        <w:t>6. Customer Data</w:t>
      </w:r>
    </w:p>
    <w:p>
      <w:r>
        <w:t xml:space="preserve">The Customer grants the Vendor a </w:t>
      </w:r>
      <w:commentRangeStart w:id="5"/>
      <w:del w:id="9" w:author="LQ.AI Commercial counsel" w:date="2026-06-22T08:12:03Z" w16du:dateUtc="2026-06-22T08:12:03Z">
        <w:r>
          <w:delText>perpetual, irrevocable, worldwide, royalty-free licence to use, reproduce and create derivative works from Customer Data for any purpose, including to improve the Vendor's products and services.</w:delText>
        </w:r>
      </w:del>
      <w:ins w:id="10" w:author="LQ.AI Commercial counsel" w:date="2026-06-22T08:12:03Z" w16du:dateUtc="2026-06-22T08:12:03Z">
        <w:r>
          <w:t>non-exclusive, worldwide, royalty-free licence during the Term to use, reproduce and create derivative works from Customer Data solely to the extent necessary to provide the Services to the Customer. The Vendor shall not use Customer Data for any other purpose, including to improve the Vendor's products or services, without the Customer's prior written consent.</w:t>
        </w:r>
      </w:ins>
      <w:commentRangeEnd w:id="5"/>
      <w:r>
        <w:rPr>
          <w:rStyle w:val="CommentReference"/>
        </w:rPr>
        <w:commentReference w:id="5"/>
      </w:r>
    </w:p>
    <w:p>
      <w:pPr>
        <w:pStyle w:val="Heading1"/>
      </w:pPr>
      <w:r>
        <w:t>7. Warranties</w:t>
      </w:r>
    </w:p>
    <w:p>
      <w:r>
        <w:t xml:space="preserve">THE </w:t>
      </w:r>
      <w:commentRangeStart w:id="4"/>
      <w:del w:id="7" w:author="LQ.AI Commercial counsel" w:date="2026-06-22T08:12:03Z" w16du:dateUtc="2026-06-22T08:12:03Z">
        <w:r>
          <w:delText>SERVICES ARE PROVIDED "AS IS" AND THE VENDOR DISCLAIMS ALL</w:delText>
        </w:r>
      </w:del>
      <w:ins w:id="8" w:author="LQ.AI Commercial counsel" w:date="2026-06-22T08:12:03Z" w16du:dateUtc="2026-06-22T08:12:03Z">
        <w:r>
          <w:t>VENDOR WARRANTS THAT (I) THE SERVICES WILL CONFORM IN ALL MATERIAL RESPECTS TO THE ORDER FORM AND APPLICABLE DOCUMENTATION; (II) THE VENDOR WILL PERFORM THE SERVICES IN A PROFESSIONAL AND WORKMANLIKE MANNER; AND (III) THE SERVICES DO NOT AND WILL NOT INFRINGE ANY THIRD-PARTY INTELLECTUAL PROPERTY RIGHTS. EXCEPT FOR THE FOREGOING EXPRESS WARRANTIES, THE SERVICES ARE PROVIDED "AS IS" AND THE VENDOR DISCLAIMS ALL OTHER</w:t>
        </w:r>
      </w:ins>
      <w:commentRangeEnd w:id="4"/>
      <w:r>
        <w:rPr>
          <w:rStyle w:val="CommentReference"/>
        </w:rPr>
        <w:commentReference w:id="4"/>
      </w:r>
      <w:r>
        <w:t xml:space="preserve"> WARRANTIES, WHETHER EXPRESS, IMPLIED OR STATUTORY, INCLUDING ANY WARRANTY OF MERCHANTABILITY, FITNESS FOR A PARTICULAR PURPOSE AND NON-INFRINGEMENT.</w:t>
      </w:r>
    </w:p>
    <w:p>
      <w:pPr>
        <w:pStyle w:val="Heading1"/>
      </w:pPr>
      <w:r>
        <w:t>8. Indemnity</w:t>
      </w:r>
    </w:p>
    <w:p>
      <w:r>
        <w:t xml:space="preserve">The Customer shall indemnify, defend and hold harmless the Vendor and its affiliates against any and all claims, losses, damages, liabilities and expenses </w:t>
      </w:r>
      <w:commentRangeStart w:id="3"/>
      <w:del w:id="5" w:author="LQ.AI Commercial counsel" w:date="2026-06-22T08:12:03Z" w16du:dateUtc="2026-06-22T08:12:03Z">
        <w:r>
          <w:delText>arising from or in connection with the Customer's use of the Services or the Customer Data.</w:delText>
        </w:r>
      </w:del>
      <w:ins w:id="6" w:author="LQ.AI Commercial counsel" w:date="2026-06-22T08:12:03Z" w16du:dateUtc="2026-06-22T08:12:03Z">
        <w:r>
          <w:t>to the extent arising from or in connection with the Customer's breach of this Agreement or infringement of third-party intellectual property rights by the Customer Data. The Vendor shall indemnify, defend and hold harmless the Customer and its affiliates against any and all claims, losses, damages, liabilities and expenses arising from or in connection with any claim that the Services infringe any third-party intellectual property rights.</w:t>
        </w:r>
      </w:ins>
      <w:commentRangeEnd w:id="3"/>
      <w:r>
        <w:rPr>
          <w:rStyle w:val="CommentReference"/>
        </w:rPr>
        <w:commentReference w:id="3"/>
      </w:r>
    </w:p>
    <w:p>
      <w:pPr>
        <w:pStyle w:val="Heading1"/>
      </w:pPr>
      <w:r>
        <w:t>9. Limitation of Liability</w:t>
      </w:r>
    </w:p>
    <w:p>
      <w:r>
        <w:t xml:space="preserve">The Vendor's aggregate liability arising out of or in connection with this Agreement shall not exceed the total fees paid by the Customer in the </w:t>
      </w:r>
      <w:commentRangeStart w:id="2"/>
      <w:del w:id="3" w:author="LQ.AI Commercial counsel" w:date="2026-06-22T08:12:03Z" w16du:dateUtc="2026-06-22T08:12:03Z">
        <w:r>
          <w:delText>one (1) month preceding the claim.</w:delText>
        </w:r>
      </w:del>
      <w:ins w:id="4" w:author="LQ.AI Commercial counsel" w:date="2026-06-22T08:12:03Z" w16du:dateUtc="2026-06-22T08:12:03Z">
        <w:r>
          <w:t>twelve (12) months preceding the claim; provided, however, that this limitation shall not apply to (i) the Vendor's indemnification obligations under Section 8, (ii) breaches of confidentiality, (iii) infringement of the Customer's intellectual property rights, or (iv) damages arising from the Vendor's gross negligence or wilful misconduct.</w:t>
        </w:r>
      </w:ins>
      <w:commentRangeEnd w:id="2"/>
      <w:r>
        <w:rPr>
          <w:rStyle w:val="CommentReference"/>
        </w:rPr>
        <w:commentReference w:id="2"/>
      </w:r>
      <w:r>
        <w:t xml:space="preserve"> In no event shall </w:t>
      </w:r>
      <w:commentRangeStart w:id="1"/>
      <w:del w:id="1" w:author="LQ.AI Commercial counsel" w:date="2026-06-22T08:12:03Z" w16du:dateUtc="2026-06-22T08:12:03Z">
        <w:r>
          <w:delText>the Vendor be liable for any indirect, incidental, special or consequential damages, or for any loss of profits, revenue or data, even if advised of the possibility of such damages.</w:delText>
        </w:r>
      </w:del>
      <w:ins w:id="2" w:author="LQ.AI Commercial counsel" w:date="2026-06-22T08:12:03Z" w16du:dateUtc="2026-06-22T08:12:03Z">
        <w:r>
          <w:t>either party be liable for any indirect, incidental, special or consequential damages, or for any loss of profits, revenue or data, even if advised of the possibility of such damages; provided, however, that this exclusion shall not apply to (i) the Vendor's indemnification obligations under Section 8, (ii) breaches of confidentiality, or (iii) damages that the parties agree are direct by operation of law.</w:t>
        </w:r>
      </w:ins>
      <w:commentRangeEnd w:id="1"/>
      <w:r>
        <w:rPr>
          <w:rStyle w:val="CommentReference"/>
        </w:rPr>
        <w:commentReference w:id="1"/>
      </w:r>
    </w:p>
    <w:p>
      <w:pPr>
        <w:pStyle w:val="Heading1"/>
      </w:pPr>
      <w:r>
        <w:t>10. Governing Law</w:t>
      </w:r>
    </w:p>
    <w:p>
      <w:r>
        <w:t>This Agreement is governed by the laws of the State of Delaware, and the parties submit to the exclusive jurisdiction of the courts of Delaware.</w:t>
      </w:r>
    </w:p>
    <w:sectPr w:rsidR="00FC693F" w:rsidRPr="0006063C" w:rsidSect="00034616">
      <w:pgSz w:w="12240" w:h="15840"/>
      <w:pgMar w:top="1440" w:right="1800" w:bottom="1440" w:left="1800" w:header="720" w:footer="720" w:gutter="0"/>
      <w:cols w:space="720"/>
      <w:docGrid w:linePitch="360"/>
    </w:sectPr>
  </w:body>
</w:document>
</file>

<file path=word/comments1.xml><?xml version="1.0" encoding="utf-8"?>
<w:comments xmlns:w="http://schemas.openxmlformats.org/wordprocessingml/2006/main" xmlns:w14="http://schemas.microsoft.com/office/word/2010/wordml" xmlns:w15="http://schemas.microsoft.com/office/word/2012/wordml" xmlns:w16cid="http://schemas.microsoft.com/office/word/2016/wordml/cid" xmlns:w16cex="http://schemas.microsoft.com/office/word/2018/wordml/cex" xmlns:mc="http://schemas.openxmlformats.org/markup-compatibility/2006" mc:Ignorable="w14 w15 w16cid w16cex">
  <w:comment w:id="1" w:author="LQ.AI Commercial counsel" w:date="2026-06-22T08:12:03Z" w:initials="LCC">
    <w:p w14:paraId="CD996485" w14:textId="77777777" w:rsidR="A688A724" w:rsidRDefault="A688A724" w:rsidP="A688A724">
      <w:pPr>
        <w:pStyle w:val="CommentText"/>
      </w:pPr>
      <w:r>
        <w:rPr>
          <w:rStyle w:val="CommentReference"/>
        </w:rPr>
        <w:annotationRef/>
      </w:r>
      <w:r>
        <w:t>The consequential waiver is one-sided (vendors only) and has no carve-outs. Making it mutual and adding carve-outs for indemnity, confidentiality breaches, and deemed-direct damages is standard market practice.</w:t>
      </w:r>
    </w:p>
  </w:comment>
  <w:comment w:id="2" w:author="LQ.AI Commercial counsel" w:date="2026-06-22T08:12:03Z" w:initials="LCC">
    <w:p w14:paraId="8A8F1E7E" w14:textId="77777777" w:rsidR="8033654E" w:rsidRDefault="8033654E" w:rsidP="8033654E">
      <w:pPr>
        <w:pStyle w:val="CommentText"/>
      </w:pPr>
      <w:r>
        <w:rPr>
          <w:rStyle w:val="CommentReference"/>
        </w:rPr>
        <w:annotationRef/>
      </w:r>
      <w:r>
        <w:t>A 1-month-fees cap is unusually low — one month's fees would be trivial for a 3-year agreement. Raising it to 12 months and carving out IP infringement, confidentiality breaches, indemnity obligations, and gross negligence is balanced and standard.</w:t>
      </w:r>
    </w:p>
  </w:comment>
  <w:comment w:id="3" w:author="LQ.AI Commercial counsel" w:date="2026-06-22T08:12:03Z" w:initials="LCC">
    <w:p w14:paraId="946D523A" w14:textId="77777777" w:rsidR="BD1492BF" w:rsidRDefault="BD1492BF" w:rsidP="BD1492BF">
      <w:pPr>
        <w:pStyle w:val="CommentText"/>
      </w:pPr>
      <w:r>
        <w:rPr>
          <w:rStyle w:val="CommentReference"/>
        </w:rPr>
        <w:annotationRef/>
      </w:r>
      <w:r>
        <w:t>The as-is indemnity is entirely one-sided — we indemnify the vendor for any claim even if caused by the vendor's own fault. This adds a reciprocal vendor IP indemnity and limits our indemnity to claims actually caused by our breach or data.</w:t>
      </w:r>
    </w:p>
  </w:comment>
  <w:comment w:id="4" w:author="LQ.AI Commercial counsel" w:date="2026-06-22T08:12:03Z" w:initials="LCC">
    <w:p w14:paraId="80C8F5CE" w14:textId="77777777" w:rsidR="B3F908AD" w:rsidRDefault="B3F908AD" w:rsidP="B3F908AD">
      <w:pPr>
        <w:pStyle w:val="CommentText"/>
      </w:pPr>
      <w:r>
        <w:rPr>
          <w:rStyle w:val="CommentReference"/>
        </w:rPr>
        <w:annotationRef/>
      </w:r>
      <w:r>
        <w:t>A blanket 'as is' disclaimer with no vendor warranties leaves us with no remedy if the service is defective, non-compliant or infringes third-party IP. Standard SaaS agreements include at least material-conformance and non-infringement warranties from the vendor.</w:t>
      </w:r>
    </w:p>
  </w:comment>
  <w:comment w:id="5" w:author="LQ.AI Commercial counsel" w:date="2026-06-22T08:12:03Z" w:initials="LCC">
    <w:p w14:paraId="194E7168" w14:textId="77777777" w:rsidR="1BAF627E" w:rsidRDefault="1BAF627E" w:rsidP="1BAF627E">
      <w:pPr>
        <w:pStyle w:val="CommentText"/>
      </w:pPr>
      <w:r>
        <w:rPr>
          <w:rStyle w:val="CommentReference"/>
        </w:rPr>
        <w:annotationRef/>
      </w:r>
      <w:r>
        <w:t>A perpetual, irrevocable licence for any purpose — including improving the vendor's products — gives the vendor unlimited rights to exploit our data. The licence must be limited to service provision and coterminous with the agreement.</w:t>
      </w:r>
    </w:p>
  </w:comment>
  <w:comment w:id="6" w:author="LQ.AI Commercial counsel" w:date="2026-06-22T08:12:03Z" w:initials="LCC">
    <w:p w14:paraId="FAF3DA18" w14:textId="77777777" w:rsidR="EBB08E0C" w:rsidRDefault="EBB08E0C" w:rsidP="EBB08E0C">
      <w:pPr>
        <w:pStyle w:val="CommentText"/>
      </w:pPr>
      <w:r>
        <w:rPr>
          <w:rStyle w:val="CommentReference"/>
        </w:rPr>
        <w:annotationRef/>
      </w:r>
      <w:r>
        <w:t>The unqualified assignment could capture feedback that contains our proprietary business information, Customer Data, or trade secrets. The proviso carves out our data and confidential information.</w:t>
      </w:r>
    </w:p>
  </w:comment>
  <w:comment w:id="7" w:author="LQ.AI Commercial counsel" w:date="2026-06-22T08:12:03Z" w:initials="LCC">
    <w:p w14:paraId="F8A07FFE" w14:textId="77777777" w:rsidR="81D6CEDC" w:rsidRDefault="81D6CEDC" w:rsidP="81D6CEDC">
      <w:pPr>
        <w:pStyle w:val="CommentText"/>
      </w:pPr>
      <w:r>
        <w:rPr>
          <w:rStyle w:val="CommentReference"/>
        </w:rPr>
        <w:annotationRef/>
      </w:r>
      <w:r>
        <w:t>The as-is clause gives the vendor full ownership of custom configurations and work product we pay for developing — we should own what is specific to our business and developed at our direction.</w:t>
      </w:r>
    </w:p>
  </w:comment>
  <w:comment w:id="8" w:author="LQ.AI Commercial counsel" w:date="2026-06-22T08:12:03Z" w:initials="LCC">
    <w:p w14:paraId="5511B62A" w14:textId="77777777" w:rsidR="A7B8C1BE" w:rsidRDefault="A7B8C1BE" w:rsidP="A7B8C1BE">
      <w:pPr>
        <w:pStyle w:val="CommentText"/>
      </w:pPr>
      <w:r>
        <w:rPr>
          <w:rStyle w:val="CommentReference"/>
        </w:rPr>
        <w:annotationRef/>
      </w:r>
      <w:r>
        <w:t>The agreement has no termination-for-cause right. Without this, we would be locked into a 3-year term with no remedy if the vendor fails to perform.</w:t>
      </w:r>
    </w:p>
  </w:comment>
  <w:comment w:id="9" w:author="LQ.AI Commercial counsel" w:date="2026-06-22T08:12:03Z" w:initials="LCC">
    <w:p w14:paraId="60158820" w14:textId="77777777" w:rsidR="2A68410B" w:rsidRDefault="2A68410B" w:rsidP="2A68410B">
      <w:pPr>
        <w:pStyle w:val="CommentText"/>
      </w:pPr>
      <w:r>
        <w:rPr>
          <w:rStyle w:val="CommentReference"/>
        </w:rPr>
        <w:annotationRef/>
      </w:r>
      <w:r>
        <w:t>Unlimited fee increases with only 30 days' notice give the vendor unilateral pricing power. This caps annual increases at 5% — consistent with market SaaS norms — and extends notice to 60 days.</w:t>
      </w:r>
    </w:p>
  </w:comment>
  <w:comment w:id="10" w:author="LQ.AI Commercial counsel" w:date="2026-06-22T08:12:03Z" w:initials="LCC">
    <w:p w14:paraId="265FCCDE" w14:textId="77777777" w:rsidR="5C54803E" w:rsidRDefault="5C54803E" w:rsidP="5C54803E">
      <w:pPr>
        <w:pStyle w:val="CommentText"/>
      </w:pPr>
      <w:r>
        <w:rPr>
          <w:rStyle w:val="CommentReference"/>
        </w:rPr>
        <w:annotationRef/>
      </w:r>
      <w:r>
        <w:t>The as-is language lets the vendor fundamentally change or remove the service we are paying for with no notice or recourse. This permits routine updates but requires our consent before a material reduction in core functionality.</w:t>
      </w:r>
    </w:p>
  </w:comment>
</w:comments>
</file>

<file path=word/commentsExtended1.xml><?xml version="1.0" encoding="utf-8"?>
<w15:commentsEx xmlns:w15="http://schemas.microsoft.com/office/word/2012/wordml">
  <w15:commentEx w15:paraId="CD996485" w15:done="0"/>
  <w15:commentEx w15:paraId="8A8F1E7E" w15:done="0"/>
  <w15:commentEx w15:paraId="946D523A" w15:done="0"/>
  <w15:commentEx w15:paraId="80C8F5CE" w15:done="0"/>
  <w15:commentEx w15:paraId="194E7168" w15:done="0"/>
  <w15:commentEx w15:paraId="FAF3DA18" w15:done="0"/>
  <w15:commentEx w15:paraId="F8A07FFE" w15:done="0"/>
  <w15:commentEx w15:paraId="5511B62A" w15:done="0"/>
  <w15:commentEx w15:paraId="60158820" w15:done="0"/>
  <w15:commentEx w15:paraId="265FCCDE" w15:done="0"/>
</w15:commentsEx>
</file>

<file path=word/commentsExtensible1.xml><?xml version="1.0" encoding="utf-8"?>
<w16cex:commentsExtensible xmlns:w16cex="http://schemas.microsoft.com/office/word/2018/wordml/cex">
  <w16cex:commentExtensible w16cex:durableId="A70A0BBD" w16cex:dateUtc="2026-06-22T08:12:03Z"/>
  <w16cex:commentExtensible w16cex:durableId="28DF8827" w16cex:dateUtc="2026-06-22T08:12:03Z"/>
  <w16cex:commentExtensible w16cex:durableId="80415146" w16cex:dateUtc="2026-06-22T08:12:03Z"/>
  <w16cex:commentExtensible w16cex:durableId="88455B23" w16cex:dateUtc="2026-06-22T08:12:03Z"/>
  <w16cex:commentExtensible w16cex:durableId="CAC0F2BC" w16cex:dateUtc="2026-06-22T08:12:03Z"/>
  <w16cex:commentExtensible w16cex:durableId="57EC288E" w16cex:dateUtc="2026-06-22T08:12:03Z"/>
  <w16cex:commentExtensible w16cex:durableId="1DA9EB2A" w16cex:dateUtc="2026-06-22T08:12:03Z"/>
  <w16cex:commentExtensible w16cex:durableId="5C6AD60E" w16cex:dateUtc="2026-06-22T08:12:03Z"/>
  <w16cex:commentExtensible w16cex:durableId="FE61FDEE" w16cex:dateUtc="2026-06-22T08:12:03Z"/>
  <w16cex:commentExtensible w16cex:durableId="1895ACDA" w16cex:dateUtc="2026-06-22T08:12:03Z"/>
</w16cex:commentsExtensible>
</file>

<file path=word/commentsIds1.xml><?xml version="1.0" encoding="utf-8"?>
<w16cid:commentsIds xmlns:w16cid="http://schemas.microsoft.com/office/word/2016/wordml/cid">
  <w16cid:commentId w16cid:paraId="CD996485" w16cid:durableId="A70A0BBD"/>
  <w16cid:commentId w16cid:paraId="8A8F1E7E" w16cid:durableId="28DF8827"/>
  <w16cid:commentId w16cid:paraId="946D523A" w16cid:durableId="80415146"/>
  <w16cid:commentId w16cid:paraId="80C8F5CE" w16cid:durableId="88455B23"/>
  <w16cid:commentId w16cid:paraId="194E7168" w16cid:durableId="CAC0F2BC"/>
  <w16cid:commentId w16cid:paraId="FAF3DA18" w16cid:durableId="57EC288E"/>
  <w16cid:commentId w16cid:paraId="F8A07FFE" w16cid:durableId="1DA9EB2A"/>
  <w16cid:commentId w16cid:paraId="5511B62A" w16cid:durableId="5C6AD60E"/>
  <w16cid:commentId w16cid:paraId="60158820" w16cid:durableId="FE61FDEE"/>
  <w16cid:commentId w16cid:paraId="265FCCDE" w16cid:durableId="1895ACDA"/>
</w16cid:commentsIds>
</file>

<file path=word/fontTable.xml><?xml version="1.0" encoding="utf-8"?>
<w:font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16du="http://schemas.microsoft.com/office/word/2023/wordml/word16du"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16du="http://schemas.microsoft.com/office/word/2023/wordml/word16du"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w16du="http://schemas.microsoft.com/office/word/2023/wordml/word16du"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1.xml"/><Relationship Id="rId10" Type="http://schemas.microsoft.com/office/2011/relationships/commentsExtended" Target="commentsExtended1.xml"/><Relationship Id="rId11" Type="http://schemas.microsoft.com/office/2016/09/relationships/commentsIds" Target="commentsIds1.xml"/><Relationship Id="rId12" Type="http://schemas.microsoft.com/office/2018/08/relationships/commentsExtensible" Target="commentsExtensibl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