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Purpose. The parties wish to explore a potential business relationship and may disclose confidential information to one another for that purpose.</w:t>
      </w:r>
    </w:p>
    <w:p>
      <w:r>
        <w:t>2. Confidential Information. Each party may disclose to the other certain non-public business and technical information designated as confidential</w:t>
      </w:r>
      <w:r>
        <w:t xml:space="preserve"> in writing</w:t>
      </w:r>
      <w:r>
        <w:t>.</w:t>
      </w:r>
    </w:p>
    <w:p>
      <w:r>
        <w:t xml:space="preserve">3. Obligations. </w:t>
      </w:r>
      <w:r>
        <w:t>Each party shall protect the other party's</w:t>
      </w:r>
      <w:r>
        <w:t xml:space="preserve"> Confidential Information using the same degree of care it uses for its own, and shall not disclose it to third parties without prior written consent</w:t>
      </w:r>
      <w:r>
        <w:t>, except to its affiliates and advisers</w:t>
      </w:r>
      <w:r>
        <w:t>.</w:t>
      </w:r>
    </w:p>
    <w:p>
      <w:r>
        <w:t xml:space="preserve">4. Term. The obligations of confidentiality shall survive for </w:t>
      </w:r>
      <w:del w:id="1" w:author="Opposing Counsel" w:date="2026-06-24T22:12:59Z" w16du:dateUtc="2026-06-24T22:12:59Z">
        <w:r>
          <w:delText>three (3) years from the date of disclosure</w:delText>
        </w:r>
      </w:del>
      <w:ins w:id="2" w:author="Opposing Counsel" w:date="2026-06-24T22:12:59Z" w16du:dateUtc="2026-06-24T22:12:59Z">
        <w:r>
          <w:t>perpetuity</w:t>
        </w:r>
      </w:ins>
      <w:r>
        <w:t>.</w:t>
      </w:r>
    </w:p>
    <w:p>
      <w:r>
        <w:t>5. Return of Materials. Upon written request, each party shall return or destroy the other party's Confidential Information.</w:t>
      </w:r>
    </w:p>
    <w:p>
      <w:r>
        <w:t>6. Governing Law. This Agreement is governed by the laws of England and Wales.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16du="http://schemas.microsoft.com/office/word/2023/wordml/word16du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Opposing Counsel" w:date="2026-06-24T22:12:59Z" w:initials="OC">
    <w:p w14:paraId="2A045932" w14:textId="77777777" w:rsidR="885EA968" w:rsidRDefault="885EA968" w:rsidP="885EA968">
      <w:pPr>
        <w:pStyle w:val="CommentText"/>
      </w:pPr>
      <w:r>
        <w:rPr>
          <w:rStyle w:val="CommentReference"/>
        </w:rPr>
        <w:annotationRef/>
      </w:r>
      <w:r>
        <w:t>We act for both sides equally — this should stay mutual.</w:t>
      </w:r>
    </w:p>
  </w:comment>
</w:comments>
</file>

<file path=word/commentsExtended1.xml><?xml version="1.0" encoding="utf-8"?>
<w15:commentsEx xmlns:w15="http://schemas.microsoft.com/office/word/2012/wordml">
  <w15:commentEx w15:paraId="2A045932" w15:done="0"/>
</w15:commentsEx>
</file>

<file path=word/commentsExtensible1.xml><?xml version="1.0" encoding="utf-8"?>
<w16cex:commentsExtensible xmlns:w16cex="http://schemas.microsoft.com/office/word/2018/wordml/cex">
  <w16cex:commentExtensible w16cex:durableId="E7D0E575" w16cex:dateUtc="2026-06-24T22:12:59Z"/>
</w16cex:commentsExtensible>
</file>

<file path=word/commentsIds1.xml><?xml version="1.0" encoding="utf-8"?>
<w16cid:commentsIds xmlns:w16cid="http://schemas.microsoft.com/office/word/2016/wordml/cid">
  <w16cid:commentId w16cid:paraId="2A045932" w16cid:durableId="E7D0E575"/>
</w16cid:commentsIds>
</file>

<file path=word/fontTable.xml><?xml version="1.0" encoding="utf-8"?>
<w:font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du="http://schemas.microsoft.com/office/word/2023/wordml/word16du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