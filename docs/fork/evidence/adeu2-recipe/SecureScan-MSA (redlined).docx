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w:t>
      </w:r>
    </w:p>
    <w:p>
      <w:r>
        <w:t>This Master Services Agreement is entered into between SecureScan, Inc. (the "Vendor") and the Customer identified in the Order Form.</w:t>
      </w:r>
    </w:p>
    <w:p>
      <w:pPr>
        <w:pStyle w:val="Heading1"/>
      </w:pPr>
      <w:r>
        <w:t>1. Definitions</w:t>
      </w:r>
    </w:p>
    <w:p>
      <w:r>
        <w:t>"Agreement" means this Master Services Agreement. "Vendor" means SecureScan, Inc. "Customer" means the entity identified in the Order Form. "Services" means the Vendor's hosted SecureScan platform. "Customer Data" means data submitted by the Customer to the Services.</w:t>
      </w:r>
    </w:p>
    <w:p>
      <w:pPr>
        <w:pStyle w:val="Heading1"/>
      </w:pPr>
      <w:r>
        <w:t>2. Services</w:t>
      </w:r>
    </w:p>
    <w:p>
      <w:r>
        <w:t xml:space="preserve">The Vendor shall use commercially reasonable efforts to make the Services available, but does not warrant uninterrupted or error-free operation. </w:t>
      </w:r>
      <w:commentRangeStart w:id="11"/>
      <w:r>
        <w:t>The Vendor may modify or discontinue any feature of the Services at any time in its sole discretion</w:t>
      </w:r>
      <w:ins xmlns:w16du="http://schemas.microsoft.com/office/word/2023/wordml/word16du" w:id="1" w:author="LQ.AI Commercial counsel" w:date="2026-08-16T11:19:29Z" w16du:dateUtc="2026-08-16T11:19:29Z">
        <w:r>
          <w:t>, provided that the Vendor shall not discontinue or materially reduce the core functionality of the Services without the Customer's prior written consent</w:t>
        </w:r>
      </w:ins>
      <w:r>
        <w:t>.</w:t>
      </w:r>
      <w:commentRangeEnd w:id="11"/>
      <w:r>
        <w:rPr>
          <w:rStyle w:val="CommentReference"/>
        </w:rPr>
        <w:commentReference w:id="11"/>
      </w:r>
    </w:p>
    <w:p>
      <w:pPr>
        <w:pStyle w:val="Heading1"/>
      </w:pPr>
      <w:r>
        <w:t>3. Fees</w:t>
      </w:r>
    </w:p>
    <w:p>
      <w:r>
        <w:t xml:space="preserve">The Customer shall pay all fees set out in the Order Form within thirty (30) days of the invoice date. All fees are non-refundable. </w:t>
      </w:r>
      <w:commentRangeStart w:id="10"/>
      <w:r>
        <w:t xml:space="preserve">The Vendor may increase fees </w:t>
      </w:r>
      <w:del xmlns:w16du="http://schemas.microsoft.com/office/word/2023/wordml/word16du" w:id="2" w:author="LQ.AI Commercial counsel" w:date="2026-08-16T11:19:29Z" w16du:dateUtc="2026-08-16T11:19:29Z">
        <w:r>
          <w:delText>at any time on</w:delText>
        </w:r>
      </w:del>
      <w:ins xmlns:w16du="http://schemas.microsoft.com/office/word/2023/wordml/word16du" w:id="3" w:author="LQ.AI Commercial counsel" w:date="2026-08-16T11:19:29Z" w16du:dateUtc="2026-08-16T11:19:29Z">
        <w:r>
          <w:t>only at the start of a renewal term, on at least</w:t>
        </w:r>
      </w:ins>
      <w:r>
        <w:t xml:space="preserve"> thirty (30) days notice.</w:t>
      </w:r>
      <w:commentRangeEnd w:id="10"/>
      <w:r>
        <w:rPr>
          <w:rStyle w:val="CommentReference"/>
        </w:rPr>
        <w:commentReference w:id="10"/>
      </w:r>
    </w:p>
    <w:p>
      <w:pPr>
        <w:pStyle w:val="Heading1"/>
      </w:pPr>
      <w:r>
        <w:t>4. Term and Renewal</w:t>
      </w:r>
    </w:p>
    <w:p>
      <w:r>
        <w:t xml:space="preserve">This Agreement commences on the Effective Date and continues for an initial term of three (3) years. </w:t>
      </w:r>
      <w:commentRangeStart w:id="9"/>
      <w:r>
        <w:t xml:space="preserve">It shall automatically renew for successive </w:t>
      </w:r>
      <w:del xmlns:w16du="http://schemas.microsoft.com/office/word/2023/wordml/word16du" w:id="4" w:author="LQ.AI Commercial counsel" w:date="2026-08-16T11:19:29Z" w16du:dateUtc="2026-08-16T11:19:29Z">
        <w:r>
          <w:delText>three</w:delText>
        </w:r>
      </w:del>
      <w:ins xmlns:w16du="http://schemas.microsoft.com/office/word/2023/wordml/word16du" w:id="5" w:author="LQ.AI Commercial counsel" w:date="2026-08-16T11:19:29Z" w16du:dateUtc="2026-08-16T11:19:29Z">
        <w:r>
          <w:t>one</w:t>
        </w:r>
      </w:ins>
      <w:r>
        <w:t xml:space="preserve"> (</w:t>
      </w:r>
      <w:del xmlns:w16du="http://schemas.microsoft.com/office/word/2023/wordml/word16du" w:id="6" w:author="LQ.AI Commercial counsel" w:date="2026-08-16T11:19:29Z" w16du:dateUtc="2026-08-16T11:19:29Z">
        <w:r>
          <w:delText>3</w:delText>
        </w:r>
      </w:del>
      <w:ins xmlns:w16du="http://schemas.microsoft.com/office/word/2023/wordml/word16du" w:id="7" w:author="LQ.AI Commercial counsel" w:date="2026-08-16T11:19:29Z" w16du:dateUtc="2026-08-16T11:19:29Z">
        <w:r>
          <w:t>1</w:t>
        </w:r>
      </w:ins>
      <w:r>
        <w:t xml:space="preserve">) year terms unless </w:t>
      </w:r>
      <w:del xmlns:w16du="http://schemas.microsoft.com/office/word/2023/wordml/word16du" w:id="8" w:author="LQ.AI Commercial counsel" w:date="2026-08-16T11:19:29Z" w16du:dateUtc="2026-08-16T11:19:29Z">
        <w:r>
          <w:delText>the Customer</w:delText>
        </w:r>
      </w:del>
      <w:ins xmlns:w16du="http://schemas.microsoft.com/office/word/2023/wordml/word16du" w:id="9" w:author="LQ.AI Commercial counsel" w:date="2026-08-16T11:19:29Z" w16du:dateUtc="2026-08-16T11:19:29Z">
        <w:r>
          <w:t>either party</w:t>
        </w:r>
      </w:ins>
      <w:r>
        <w:t xml:space="preserve"> gives at least </w:t>
      </w:r>
      <w:del xmlns:w16du="http://schemas.microsoft.com/office/word/2023/wordml/word16du" w:id="10" w:author="LQ.AI Commercial counsel" w:date="2026-08-16T11:19:29Z" w16du:dateUtc="2026-08-16T11:19:29Z">
        <w:r>
          <w:delText>ninety</w:delText>
        </w:r>
      </w:del>
      <w:ins xmlns:w16du="http://schemas.microsoft.com/office/word/2023/wordml/word16du" w:id="11" w:author="LQ.AI Commercial counsel" w:date="2026-08-16T11:19:29Z" w16du:dateUtc="2026-08-16T11:19:29Z">
        <w:r>
          <w:t>sixty</w:t>
        </w:r>
      </w:ins>
      <w:r>
        <w:t xml:space="preserve"> (</w:t>
      </w:r>
      <w:del xmlns:w16du="http://schemas.microsoft.com/office/word/2023/wordml/word16du" w:id="12" w:author="LQ.AI Commercial counsel" w:date="2026-08-16T11:19:29Z" w16du:dateUtc="2026-08-16T11:19:29Z">
        <w:r>
          <w:delText>90</w:delText>
        </w:r>
      </w:del>
      <w:ins xmlns:w16du="http://schemas.microsoft.com/office/word/2023/wordml/word16du" w:id="13" w:author="LQ.AI Commercial counsel" w:date="2026-08-16T11:19:29Z" w16du:dateUtc="2026-08-16T11:19:29Z">
        <w:r>
          <w:t>60</w:t>
        </w:r>
      </w:ins>
      <w:r>
        <w:t>) days written notice before the end of the then-current term.</w:t>
      </w:r>
      <w:commentRangeEnd w:id="9"/>
      <w:r>
        <w:rPr>
          <w:rStyle w:val="CommentReference"/>
        </w:rPr>
        <w:commentReference w:id="9"/>
      </w:r>
      <w:r>
        <w:t xml:space="preserve"> </w:t>
      </w:r>
      <w:commentRangeStart w:id="8"/>
      <w:r>
        <w:t xml:space="preserve">The Customer may </w:t>
      </w:r>
      <w:del xmlns:w16du="http://schemas.microsoft.com/office/word/2023/wordml/word16du" w:id="14" w:author="LQ.AI Commercial counsel" w:date="2026-08-16T11:19:29Z" w16du:dateUtc="2026-08-16T11:19:29Z">
        <w:r>
          <w:delText>not terminate for convenience</w:delText>
        </w:r>
      </w:del>
      <w:ins xmlns:w16du="http://schemas.microsoft.com/office/word/2023/wordml/word16du" w:id="15" w:author="LQ.AI Commercial counsel" w:date="2026-08-16T11:19:29Z" w16du:dateUtc="2026-08-16T11:19:29Z">
        <w:r>
          <w:t>terminate this Agreement for convenience upon sixty (60) days prior written notice, effective at the end of the then-current term. Either party may terminate this Agreement upon written notice if the other party materially breaches this Agreement and fails to cure that breach within thirty (30) days of written notice, or upon the other party's insolvency or bankruptcy</w:t>
        </w:r>
      </w:ins>
      <w:r>
        <w:t>.</w:t>
      </w:r>
      <w:commentRangeEnd w:id="8"/>
      <w:r>
        <w:rPr>
          <w:rStyle w:val="CommentReference"/>
        </w:rPr>
        <w:commentReference w:id="8"/>
      </w:r>
    </w:p>
    <w:p>
      <w:pPr>
        <w:pStyle w:val="Heading1"/>
      </w:pPr>
      <w:r>
        <w:t>5. Intellectual Property</w:t>
      </w:r>
    </w:p>
    <w:p>
      <w:commentRangeStart w:id="7"/>
      <w:r>
        <w:t>All intellectual property rights in any deliverables, configurations</w:t>
      </w:r>
      <w:del xmlns:w16du="http://schemas.microsoft.com/office/word/2023/wordml/word16du" w:id="16" w:author="LQ.AI Commercial counsel" w:date="2026-08-16T11:19:29Z" w16du:dateUtc="2026-08-16T11:19:29Z">
        <w:r>
          <w:delText>, feedback</w:delText>
        </w:r>
      </w:del>
      <w:r>
        <w:t xml:space="preserve"> and work product created</w:t>
      </w:r>
      <w:ins xmlns:w16du="http://schemas.microsoft.com/office/word/2023/wordml/word16du" w:id="17" w:author="LQ.AI Commercial counsel" w:date="2026-08-16T11:19:29Z" w16du:dateUtc="2026-08-16T11:19:29Z">
        <w:r>
          <w:t xml:space="preserve"> by the Vendor for the Customer</w:t>
        </w:r>
      </w:ins>
      <w:r>
        <w:t xml:space="preserve"> under this Agreement shall vest </w:t>
      </w:r>
      <w:del xmlns:w16du="http://schemas.microsoft.com/office/word/2023/wordml/word16du" w:id="18" w:author="LQ.AI Commercial counsel" w:date="2026-08-16T11:19:29Z" w16du:dateUtc="2026-08-16T11:19:29Z">
        <w:r>
          <w:delText xml:space="preserve">exclusively </w:delText>
        </w:r>
      </w:del>
      <w:r>
        <w:t xml:space="preserve">in the </w:t>
      </w:r>
      <w:del xmlns:w16du="http://schemas.microsoft.com/office/word/2023/wordml/word16du" w:id="19" w:author="LQ.AI Commercial counsel" w:date="2026-08-16T11:19:29Z" w16du:dateUtc="2026-08-16T11:19:29Z">
        <w:r>
          <w:delText>Vendor</w:delText>
        </w:r>
      </w:del>
      <w:ins xmlns:w16du="http://schemas.microsoft.com/office/word/2023/wordml/word16du" w:id="20" w:author="LQ.AI Commercial counsel" w:date="2026-08-16T11:19:29Z" w16du:dateUtc="2026-08-16T11:19:29Z">
        <w:r>
          <w:t>Customer</w:t>
        </w:r>
      </w:ins>
      <w:r>
        <w:t xml:space="preserve"> upon creation</w:t>
      </w:r>
      <w:ins xmlns:w16du="http://schemas.microsoft.com/office/word/2023/wordml/word16du" w:id="21" w:author="LQ.AI Commercial counsel" w:date="2026-08-16T11:19:29Z" w16du:dateUtc="2026-08-16T11:19:29Z">
        <w:r>
          <w:t>, except that the Vendor retains all right, title and interest in its pre-existing technology, the Services platform and tools of general application</w:t>
        </w:r>
      </w:ins>
      <w:r>
        <w:t>.</w:t>
      </w:r>
      <w:commentRangeEnd w:id="7"/>
      <w:r>
        <w:rPr>
          <w:rStyle w:val="CommentReference"/>
        </w:rPr>
        <w:commentReference w:id="7"/>
      </w:r>
      <w:r>
        <w:t xml:space="preserve"> </w:t>
      </w:r>
      <w:commentRangeStart w:id="6"/>
      <w:r>
        <w:t xml:space="preserve">The Customer </w:t>
      </w:r>
      <w:del xmlns:w16du="http://schemas.microsoft.com/office/word/2023/wordml/word16du" w:id="22" w:author="LQ.AI Commercial counsel" w:date="2026-08-16T11:19:29Z" w16du:dateUtc="2026-08-16T11:19:29Z">
        <w:r>
          <w:delText>assigns</w:delText>
        </w:r>
      </w:del>
      <w:ins xmlns:w16du="http://schemas.microsoft.com/office/word/2023/wordml/word16du" w:id="23" w:author="LQ.AI Commercial counsel" w:date="2026-08-16T11:19:29Z" w16du:dateUtc="2026-08-16T11:19:29Z">
        <w:r>
          <w:t>grants</w:t>
        </w:r>
      </w:ins>
      <w:r>
        <w:t xml:space="preserve"> to the Vendor </w:t>
      </w:r>
      <w:del xmlns:w16du="http://schemas.microsoft.com/office/word/2023/wordml/word16du" w:id="24" w:author="LQ.AI Commercial counsel" w:date="2026-08-16T11:19:29Z" w16du:dateUtc="2026-08-16T11:19:29Z">
        <w:r>
          <w:delText>all right, title and interest in any feedback it provides</w:delText>
        </w:r>
      </w:del>
      <w:ins xmlns:w16du="http://schemas.microsoft.com/office/word/2023/wordml/word16du" w:id="25" w:author="LQ.AI Commercial counsel" w:date="2026-08-16T11:19:29Z" w16du:dateUtc="2026-08-16T11:19:29Z">
        <w:r>
          <w:t>a non-exclusive, royalty-free licence to use any feedback it provides, excluding Customer Data and the Customer's confidential information, solely to improve the Vendor's products and services</w:t>
        </w:r>
      </w:ins>
      <w:r>
        <w:t>.</w:t>
      </w:r>
      <w:commentRangeEnd w:id="6"/>
      <w:r>
        <w:rPr>
          <w:rStyle w:val="CommentReference"/>
        </w:rPr>
        <w:commentReference w:id="6"/>
      </w:r>
    </w:p>
    <w:p>
      <w:pPr>
        <w:pStyle w:val="Heading1"/>
      </w:pPr>
      <w:r>
        <w:t>6. Customer Data</w:t>
      </w:r>
    </w:p>
    <w:p>
      <w:commentRangeStart w:id="5"/>
      <w:ins xmlns:w16du="http://schemas.microsoft.com/office/word/2023/wordml/word16du" w:id="26" w:author="LQ.AI Commercial counsel" w:date="2026-08-16T11:19:29Z" w16du:dateUtc="2026-08-16T11:19:29Z">
        <w:r>
          <w:t xml:space="preserve">The Customer retains all right, title and interest in Customer Data. </w:t>
        </w:r>
      </w:ins>
      <w:r>
        <w:t xml:space="preserve">The Customer grants the Vendor a </w:t>
      </w:r>
      <w:del xmlns:w16du="http://schemas.microsoft.com/office/word/2023/wordml/word16du" w:id="27" w:author="LQ.AI Commercial counsel" w:date="2026-08-16T11:19:29Z" w16du:dateUtc="2026-08-16T11:19:29Z">
        <w:r>
          <w:delText>perpetual, irrevocable, worldwide</w:delText>
        </w:r>
      </w:del>
      <w:ins xmlns:w16du="http://schemas.microsoft.com/office/word/2023/wordml/word16du" w:id="28" w:author="LQ.AI Commercial counsel" w:date="2026-08-16T11:19:29Z" w16du:dateUtc="2026-08-16T11:19:29Z">
        <w:r>
          <w:t>non-exclusive</w:t>
        </w:r>
      </w:ins>
      <w:r>
        <w:t xml:space="preserve">, royalty-free licence to use, reproduce and </w:t>
      </w:r>
      <w:del xmlns:w16du="http://schemas.microsoft.com/office/word/2023/wordml/word16du" w:id="29" w:author="LQ.AI Commercial counsel" w:date="2026-08-16T11:19:29Z" w16du:dateUtc="2026-08-16T11:19:29Z">
        <w:r>
          <w:delText>create derivative works from Customer Data for any purpose, including to improve the Vendor's</w:delText>
        </w:r>
      </w:del>
      <w:ins xmlns:w16du="http://schemas.microsoft.com/office/word/2023/wordml/word16du" w:id="30" w:author="LQ.AI Commercial counsel" w:date="2026-08-16T11:19:29Z" w16du:dateUtc="2026-08-16T11:19:29Z">
        <w:r>
          <w:t>process Customer Data solely to provide the Services to the Customer and to comply with applicable law. The Vendor may use aggregated, de-identified data that does not identify the Customer or any individual solely to improve its</w:t>
        </w:r>
      </w:ins>
      <w:r>
        <w:t xml:space="preserve"> products and services.</w:t>
      </w:r>
      <w:commentRangeEnd w:id="5"/>
      <w:r>
        <w:rPr>
          <w:rStyle w:val="CommentReference"/>
        </w:rPr>
        <w:commentReference w:id="5"/>
      </w:r>
    </w:p>
    <w:p>
      <w:pPr>
        <w:pStyle w:val="Heading1"/>
      </w:pPr>
      <w:r>
        <w:t>7. Warranties</w:t>
      </w:r>
    </w:p>
    <w:p>
      <w:r>
        <w:t xml:space="preserve">THE SERVICES ARE PROVIDED "AS IS" </w:t>
      </w:r>
      <w:del xmlns:w16du="http://schemas.microsoft.com/office/word/2023/wordml/word16du" w:id="31" w:author="LQ.AI Commercial counsel" w:date="2026-08-16T11:19:29Z" w16du:dateUtc="2026-08-16T11:19:29Z">
        <w:r>
          <w:delText>AND THE VENDOR DISCLAIMS ALL WARRANTIES, WHETHER EXPRESS, IMPLIED OR STATUTORY, INCLUDING ANY WARRANTY OF MERCHANTABILITY, FITNESS FOR A PARTICULAR PURPOSE AND NON-INFRINGEMENT.</w:delText>
        </w:r>
      </w:del>
      <w:commentRangeStart w:id="1"/>
      <w:ins xmlns:w16du="http://schemas.microsoft.com/office/word/2023/wordml/word16du" w:id="32" w:author="LQ.AI Commercial counsel" w:date="2026-08-16T11:19:29Z" w16du:dateUtc="2026-08-16T11:19:29Z">
        <w:r>
          <w:t>AND, EXCEPT AS EXPRESSLY SET OUT BELOW, THE VENDOR DISCLAIMS ALL WARRANTIES, WHETHER EXPRESS, IMPLIED OR STATUTORY, INCLUDING ANY WARRANTY OF MERCHANTABILITY AND FITNESS FOR A PARTICULAR PURPOSE. The Vendor warrants that (a) the Services will operate materially in accordance with the Order Form and any applicable documentation, (b) the Services will not infringe any third-party intellectual property rights, and (c) the Vendor has the authority to enter into and perform this Agreement. The Customer warrants that it has the authority to enter into and perform this Agreement.</w:t>
        </w:r>
      </w:ins>
      <w:commentRangeEnd w:id="1"/>
      <w:r>
        <w:rPr>
          <w:rStyle w:val="CommentReference"/>
        </w:rPr>
        <w:commentReference w:id="1"/>
      </w:r>
    </w:p>
    <w:p>
      <w:pPr>
        <w:pStyle w:val="Heading1"/>
      </w:pPr>
      <w:r>
        <w:t>8. Indemnity</w:t>
      </w:r>
    </w:p>
    <w:p>
      <w:commentRangeStart w:id="4"/>
      <w:r>
        <w:t>The Customer shall indemnify, defend and hold harmless the Vendor and its affiliates against any and all claims, losses, damages, liabilities and expenses arising from or in connection with the Customer's use of the Services or the Customer Data</w:t>
      </w:r>
      <w:ins xmlns:w16du="http://schemas.microsoft.com/office/word/2023/wordml/word16du" w:id="33" w:author="LQ.AI Commercial counsel" w:date="2026-08-16T11:19:29Z" w16du:dateUtc="2026-08-16T11:19:29Z">
        <w:r>
          <w:t>, except to the extent a claim arises from the Vendor's breach of this Agreement, negligence or willful misconduct, or from the Services as provided or modified by the Vendor. The Vendor shall indemnify, defend and hold harmless the Customer and its affiliates against any and all claims, losses, damages, liabilities and expenses arising from or in connection with (a) any claim that the Services infringe any third-party intellectual property rights, and (b) the Vendor's breach of this Agreement or its negligence or willful misconduct</w:t>
        </w:r>
      </w:ins>
      <w:r>
        <w:t>.</w:t>
      </w:r>
      <w:commentRangeEnd w:id="4"/>
      <w:r>
        <w:rPr>
          <w:rStyle w:val="CommentReference"/>
        </w:rPr>
        <w:commentReference w:id="4"/>
      </w:r>
    </w:p>
    <w:p>
      <w:pPr>
        <w:pStyle w:val="Heading1"/>
      </w:pPr>
      <w:r>
        <w:t>9. Limitation of Liability</w:t>
      </w:r>
    </w:p>
    <w:p>
      <w:commentRangeStart w:id="3"/>
      <w:r>
        <w:t xml:space="preserve">The Vendor's aggregate liability arising out of or in connection with this Agreement shall not exceed the total fees paid by the Customer in the </w:t>
      </w:r>
      <w:del xmlns:w16du="http://schemas.microsoft.com/office/word/2023/wordml/word16du" w:id="34" w:author="LQ.AI Commercial counsel" w:date="2026-08-16T11:19:29Z" w16du:dateUtc="2026-08-16T11:19:29Z">
        <w:r>
          <w:delText>one</w:delText>
        </w:r>
      </w:del>
      <w:ins xmlns:w16du="http://schemas.microsoft.com/office/word/2023/wordml/word16du" w:id="35" w:author="LQ.AI Commercial counsel" w:date="2026-08-16T11:19:29Z" w16du:dateUtc="2026-08-16T11:19:29Z">
        <w:r>
          <w:t>twelve</w:t>
        </w:r>
      </w:ins>
      <w:r>
        <w:t xml:space="preserve"> (</w:t>
      </w:r>
      <w:del xmlns:w16du="http://schemas.microsoft.com/office/word/2023/wordml/word16du" w:id="36" w:author="LQ.AI Commercial counsel" w:date="2026-08-16T11:19:29Z" w16du:dateUtc="2026-08-16T11:19:29Z">
        <w:r>
          <w:delText>1</w:delText>
        </w:r>
      </w:del>
      <w:ins xmlns:w16du="http://schemas.microsoft.com/office/word/2023/wordml/word16du" w:id="37" w:author="LQ.AI Commercial counsel" w:date="2026-08-16T11:19:29Z" w16du:dateUtc="2026-08-16T11:19:29Z">
        <w:r>
          <w:t>12</w:t>
        </w:r>
      </w:ins>
      <w:r>
        <w:t xml:space="preserve">) </w:t>
      </w:r>
      <w:del xmlns:w16du="http://schemas.microsoft.com/office/word/2023/wordml/word16du" w:id="38" w:author="LQ.AI Commercial counsel" w:date="2026-08-16T11:19:29Z" w16du:dateUtc="2026-08-16T11:19:29Z">
        <w:r>
          <w:delText>month</w:delText>
        </w:r>
      </w:del>
      <w:ins xmlns:w16du="http://schemas.microsoft.com/office/word/2023/wordml/word16du" w:id="39" w:author="LQ.AI Commercial counsel" w:date="2026-08-16T11:19:29Z" w16du:dateUtc="2026-08-16T11:19:29Z">
        <w:r>
          <w:t>months</w:t>
        </w:r>
      </w:ins>
      <w:r>
        <w:t xml:space="preserve"> preceding the claim</w:t>
      </w:r>
      <w:ins xmlns:w16du="http://schemas.microsoft.com/office/word/2023/wordml/word16du" w:id="40" w:author="LQ.AI Commercial counsel" w:date="2026-08-16T11:19:29Z" w16du:dateUtc="2026-08-16T11:19:29Z">
        <w:r>
          <w:t>, except that this cap shall not apply to (a) the Vendor's indemnification obligations under Section 8, (b) the Vendor's breach of its obligations regarding Customer Data under this Agreement, or (c) the Vendor's gross negligence or willful misconduct</w:t>
        </w:r>
      </w:ins>
      <w:r>
        <w:t>.</w:t>
      </w:r>
      <w:commentRangeEnd w:id="3"/>
      <w:r>
        <w:rPr>
          <w:rStyle w:val="CommentReference"/>
        </w:rPr>
        <w:commentReference w:id="3"/>
      </w:r>
      <w:r>
        <w:t xml:space="preserve"> </w:t>
      </w:r>
      <w:commentRangeStart w:id="2"/>
      <w:r>
        <w:t xml:space="preserve">In no event shall </w:t>
      </w:r>
      <w:del xmlns:w16du="http://schemas.microsoft.com/office/word/2023/wordml/word16du" w:id="41" w:author="LQ.AI Commercial counsel" w:date="2026-08-16T11:19:29Z" w16du:dateUtc="2026-08-16T11:19:29Z">
        <w:r>
          <w:delText>the Vendor</w:delText>
        </w:r>
      </w:del>
      <w:ins xmlns:w16du="http://schemas.microsoft.com/office/word/2023/wordml/word16du" w:id="42" w:author="LQ.AI Commercial counsel" w:date="2026-08-16T11:19:29Z" w16du:dateUtc="2026-08-16T11:19:29Z">
        <w:r>
          <w:t>either party</w:t>
        </w:r>
      </w:ins>
      <w:r>
        <w:t xml:space="preserve"> be liable for any indirect, incidental, special or consequential damages, or for any loss of profits</w:t>
      </w:r>
      <w:del xmlns:w16du="http://schemas.microsoft.com/office/word/2023/wordml/word16du" w:id="43" w:author="LQ.AI Commercial counsel" w:date="2026-08-16T11:19:29Z" w16du:dateUtc="2026-08-16T11:19:29Z">
        <w:r>
          <w:delText>, revenue</w:delText>
        </w:r>
      </w:del>
      <w:r>
        <w:t xml:space="preserve"> or </w:t>
      </w:r>
      <w:del xmlns:w16du="http://schemas.microsoft.com/office/word/2023/wordml/word16du" w:id="44" w:author="LQ.AI Commercial counsel" w:date="2026-08-16T11:19:29Z" w16du:dateUtc="2026-08-16T11:19:29Z">
        <w:r>
          <w:delText>data</w:delText>
        </w:r>
      </w:del>
      <w:ins xmlns:w16du="http://schemas.microsoft.com/office/word/2023/wordml/word16du" w:id="45" w:author="LQ.AI Commercial counsel" w:date="2026-08-16T11:19:29Z" w16du:dateUtc="2026-08-16T11:19:29Z">
        <w:r>
          <w:t>revenue</w:t>
        </w:r>
      </w:ins>
      <w:r>
        <w:t>, even if advised of the possibility of such damages</w:t>
      </w:r>
      <w:ins xmlns:w16du="http://schemas.microsoft.com/office/word/2023/wordml/word16du" w:id="46" w:author="LQ.AI Commercial counsel" w:date="2026-08-16T11:19:29Z" w16du:dateUtc="2026-08-16T11:19:29Z">
        <w:r>
          <w:t>, provided that this exclusion shall not apply to the Vendor's indemnification obligations under Section 8</w:t>
        </w:r>
      </w:ins>
      <w:r>
        <w:t>.</w:t>
      </w:r>
      <w:commentRangeEnd w:id="2"/>
      <w:r>
        <w:rPr>
          <w:rStyle w:val="CommentReference"/>
        </w:rPr>
        <w:commentReference w:id="2"/>
      </w:r>
    </w:p>
    <w:p>
      <w:pPr>
        <w:pStyle w:val="Heading1"/>
      </w:pPr>
      <w:r>
        <w:t>10. Governing Law</w:t>
      </w:r>
    </w:p>
    <w:p>
      <w:r>
        <w:t>This Agreement is governed by the laws of the State of Delaware, and the parties submit to the exclusive jurisdiction of the courts of Delaware.</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8-16T11:19:30Z" w:initials="LCC">
    <w:p w14:paraId="3D04109A" w14:textId="77777777" w:rsidR="642850F9" w:rsidRDefault="642850F9" w:rsidP="642850F9">
      <w:pPr>
        <w:pStyle w:val="CommentText"/>
      </w:pPr>
      <w:r>
        <w:rPr>
          <w:rStyle w:val="CommentReference"/>
        </w:rPr>
        <w:annotationRef/>
      </w:r>
      <w:r>
        <w:t>An as-is disclaimer that also disclaims non-infringement lets the vendor sell infringing software with no recourse; we remove non-infringement from the disclaimer and add express vendor warranties on functionality, non-infringement and authority, keeping the disclaimer otherwise intact.</w:t>
      </w:r>
    </w:p>
  </w:comment>
  <w:comment w:id="2" w:author="LQ.AI Commercial counsel" w:date="2026-08-16T11:19:30Z" w:initials="LCC">
    <w:p w14:paraId="43A24BFF" w14:textId="77777777" w:rsidR="6501D786" w:rsidRDefault="6501D786" w:rsidP="6501D786">
      <w:pPr>
        <w:pStyle w:val="CommentText"/>
      </w:pPr>
      <w:r>
        <w:rPr>
          <w:rStyle w:val="CommentReference"/>
        </w:rPr>
        <w:annotationRef/>
      </w:r>
      <w:r>
        <w:t>The exclusion is one-way and would also excuse the vendor for losing the customer's data; we make it mutual, remove loss of data from the excluded categories so the vendor stays liable for Customer Data loss, and carve out the vendor's indemnity obligations.</w:t>
      </w:r>
    </w:p>
  </w:comment>
  <w:comment w:id="3" w:author="LQ.AI Commercial counsel" w:date="2026-08-16T11:19:30Z" w:initials="LCC">
    <w:p w14:paraId="53997E63" w14:textId="77777777" w:rsidR="0562F344" w:rsidRDefault="0562F344" w:rsidP="0562F344">
      <w:pPr>
        <w:pStyle w:val="CommentText"/>
      </w:pPr>
      <w:r>
        <w:rPr>
          <w:rStyle w:val="CommentReference"/>
        </w:rPr>
        <w:annotationRef/>
      </w:r>
      <w:r>
        <w:t>A one-month fee cap is far too low for a three-year security subscription the customer depends on; twelve months of fees is the standard customer floor, with carve-outs for the vendor's indemnity, Customer Data obligations and willful misconduct so the cap cannot shield core breaches.</w:t>
      </w:r>
    </w:p>
  </w:comment>
  <w:comment w:id="4" w:author="LQ.AI Commercial counsel" w:date="2026-08-16T11:19:30Z" w:initials="LCC">
    <w:p w14:paraId="74D7B046" w14:textId="77777777" w:rsidR="11C3D7D3" w:rsidRDefault="11C3D7D3" w:rsidP="11C3D7D3">
      <w:pPr>
        <w:pStyle w:val="CommentText"/>
      </w:pPr>
      <w:r>
        <w:rPr>
          <w:rStyle w:val="CommentReference"/>
        </w:rPr>
        <w:annotationRef/>
      </w:r>
      <w:r>
        <w:t>The indemnity is one-way: the customer bears every claim arising from its own use. We carve out vendor-caused claims and add the vendor's standard indemnities for IP infringement and its own breach or fault, making the clause mutual and balanced.</w:t>
      </w:r>
    </w:p>
  </w:comment>
  <w:comment w:id="5" w:author="LQ.AI Commercial counsel" w:date="2026-08-16T11:19:30Z" w:initials="LCC">
    <w:p w14:paraId="4536F7B4" w14:textId="77777777" w:rsidR="689B6BDC" w:rsidRDefault="689B6BDC" w:rsidP="689B6BDC">
      <w:pPr>
        <w:pStyle w:val="CommentText"/>
      </w:pPr>
      <w:r>
        <w:rPr>
          <w:rStyle w:val="CommentReference"/>
        </w:rPr>
        <w:annotationRef/>
      </w:r>
      <w:r>
        <w:t>Customer Data belongs to the customer; the vendor's licence must be limited to providing the service rather than a perpetual, irrevocable any-purpose right. Allowing only aggregated, de-identified use for product improvement is the balanced accommodation.</w:t>
      </w:r>
    </w:p>
  </w:comment>
  <w:comment w:id="6" w:author="LQ.AI Commercial counsel" w:date="2026-08-16T11:19:30Z" w:initials="LCC">
    <w:p w14:paraId="4E12FD42" w14:textId="77777777" w:rsidR="20921445" w:rsidRDefault="20921445" w:rsidP="20921445">
      <w:pPr>
        <w:pStyle w:val="CommentText"/>
      </w:pPr>
      <w:r>
        <w:rPr>
          <w:rStyle w:val="CommentReference"/>
        </w:rPr>
        <w:annotationRef/>
      </w:r>
      <w:r>
        <w:t>Feedback should be licensed, not assigned; a non-exclusive licence to improve the vendor's products is the balanced accommodation and keeps the customer's data and confidential information out of the vendor's hands.</w:t>
      </w:r>
    </w:p>
  </w:comment>
  <w:comment w:id="7" w:author="LQ.AI Commercial counsel" w:date="2026-08-16T11:19:30Z" w:initials="LCC">
    <w:p w14:paraId="129551CD" w14:textId="77777777" w:rsidR="5D72C568" w:rsidRDefault="5D72C568" w:rsidP="5D72C568">
      <w:pPr>
        <w:pStyle w:val="CommentText"/>
      </w:pPr>
      <w:r>
        <w:rPr>
          <w:rStyle w:val="CommentReference"/>
        </w:rPr>
        <w:annotationRef/>
      </w:r>
      <w:r>
        <w:t>Work product the customer pays for should vest in the customer rather than the vendor; the vendor keeps only its pre-existing platform and generally applicable tools, so the customer is not funding IP it cannot use.</w:t>
      </w:r>
    </w:p>
  </w:comment>
  <w:comment w:id="8" w:author="LQ.AI Commercial counsel" w:date="2026-08-16T11:19:30Z" w:initials="LCC">
    <w:p w14:paraId="27B100FD" w14:textId="77777777" w:rsidR="2B3602BD" w:rsidRDefault="2B3602BD" w:rsidP="2B3602BD">
      <w:pPr>
        <w:pStyle w:val="CommentText"/>
      </w:pPr>
      <w:r>
        <w:rPr>
          <w:rStyle w:val="CommentReference"/>
        </w:rPr>
        <w:annotationRef/>
      </w:r>
      <w:r>
        <w:t>The customer currently has no exit from a three-year auto-renewing commitment; we add a customer convenience termination right and mutual termination for uncured material breach or insolvency, which is standard and protects against a stranded subscription.</w:t>
      </w:r>
    </w:p>
  </w:comment>
  <w:comment w:id="9" w:author="LQ.AI Commercial counsel" w:date="2026-08-16T11:19:30Z" w:initials="LCC">
    <w:p w14:paraId="6E043892" w14:textId="77777777" w:rsidR="01010053" w:rsidRDefault="01010053" w:rsidP="01010053">
      <w:pPr>
        <w:pStyle w:val="CommentText"/>
      </w:pPr>
      <w:r>
        <w:rPr>
          <w:rStyle w:val="CommentReference"/>
        </w:rPr>
        <w:annotationRef/>
      </w:r>
      <w:r>
        <w:t>Rolling three-year auto-renewals with a ninety-day notice trap lock the customer in; one-year renewals with a sixty-day mutual notice window materially reduce lock-in risk while keeping automatic continuity.</w:t>
      </w:r>
    </w:p>
  </w:comment>
  <w:comment w:id="10" w:author="LQ.AI Commercial counsel" w:date="2026-08-16T11:19:30Z" w:initials="LCC">
    <w:p w14:paraId="2E835207" w14:textId="77777777" w:rsidR="69998BC4" w:rsidRDefault="69998BC4" w:rsidP="69998BC4">
      <w:pPr>
        <w:pStyle w:val="CommentText"/>
      </w:pPr>
      <w:r>
        <w:rPr>
          <w:rStyle w:val="CommentReference"/>
        </w:rPr>
        <w:annotationRef/>
      </w:r>
      <w:r>
        <w:t>As customer we need protection against unilateral repricing mid-term; restricting increases to the start of a renewal term keeps fees predictable for each committed period while preserving the vendor's right to adjust pricing at renewal.</w:t>
      </w:r>
    </w:p>
  </w:comment>
  <w:comment w:id="11" w:author="LQ.AI Commercial counsel" w:date="2026-08-16T11:19:30Z" w:initials="LCC">
    <w:p w14:paraId="52B10484" w14:textId="77777777" w:rsidR="36FA9C86" w:rsidRDefault="36FA9C86" w:rsidP="36FA9C86">
      <w:pPr>
        <w:pStyle w:val="CommentText"/>
      </w:pPr>
      <w:r>
        <w:rPr>
          <w:rStyle w:val="CommentReference"/>
        </w:rPr>
        <w:annotationRef/>
      </w:r>
      <w:r>
        <w:t>The vendor's right to change or kill any feature at will can leave the customer's subscription worthless mid-term; requiring the customer's consent before discontinuing core functionality protects the service the customer has paid for.</w:t>
      </w:r>
    </w:p>
  </w:comment>
</w:comments>
</file>

<file path=word/commentsExtended1.xml><?xml version="1.0" encoding="utf-8"?>
<w15:commentsEx xmlns:w15="http://schemas.microsoft.com/office/word/2012/wordml">
  <w15:commentEx w15:paraId="3D04109A" w15:done="0"/>
  <w15:commentEx w15:paraId="43A24BFF" w15:done="0"/>
  <w15:commentEx w15:paraId="53997E63" w15:done="0"/>
  <w15:commentEx w15:paraId="74D7B046" w15:done="0"/>
  <w15:commentEx w15:paraId="4536F7B4" w15:done="0"/>
  <w15:commentEx w15:paraId="4E12FD42" w15:done="0"/>
  <w15:commentEx w15:paraId="129551CD" w15:done="0"/>
  <w15:commentEx w15:paraId="27B100FD" w15:done="0"/>
  <w15:commentEx w15:paraId="6E043892" w15:done="0"/>
  <w15:commentEx w15:paraId="2E835207" w15:done="0"/>
  <w15:commentEx w15:paraId="52B10484" w15:done="0"/>
</w15:commentsEx>
</file>

<file path=word/commentsExtensible1.xml><?xml version="1.0" encoding="utf-8"?>
<w16cex:commentsExtensible xmlns:w16cex="http://schemas.microsoft.com/office/word/2018/wordml/cex">
  <w16cex:commentExtensible w16cex:durableId="074BDA47" w16cex:dateUtc="2026-08-16T11:19:30Z"/>
  <w16cex:commentExtensible w16cex:durableId="7AEFF6DE" w16cex:dateUtc="2026-08-16T11:19:30Z"/>
  <w16cex:commentExtensible w16cex:durableId="34FE43B4" w16cex:dateUtc="2026-08-16T11:19:30Z"/>
  <w16cex:commentExtensible w16cex:durableId="10A4402D" w16cex:dateUtc="2026-08-16T11:19:30Z"/>
  <w16cex:commentExtensible w16cex:durableId="2F87B83B" w16cex:dateUtc="2026-08-16T11:19:30Z"/>
  <w16cex:commentExtensible w16cex:durableId="33A1F9A6" w16cex:dateUtc="2026-08-16T11:19:30Z"/>
  <w16cex:commentExtensible w16cex:durableId="449E2B88" w16cex:dateUtc="2026-08-16T11:19:30Z"/>
  <w16cex:commentExtensible w16cex:durableId="1F4061A6" w16cex:dateUtc="2026-08-16T11:19:30Z"/>
  <w16cex:commentExtensible w16cex:durableId="7D92AC24" w16cex:dateUtc="2026-08-16T11:19:30Z"/>
  <w16cex:commentExtensible w16cex:durableId="3EF1BDE2" w16cex:dateUtc="2026-08-16T11:19:30Z"/>
  <w16cex:commentExtensible w16cex:durableId="69C4E850" w16cex:dateUtc="2026-08-16T11:19:30Z"/>
</w16cex:commentsExtensible>
</file>

<file path=word/commentsIds1.xml><?xml version="1.0" encoding="utf-8"?>
<w16cid:commentsIds xmlns:w16cid="http://schemas.microsoft.com/office/word/2016/wordml/cid">
  <w16cid:commentId w16cid:paraId="3D04109A" w16cid:durableId="074BDA47"/>
  <w16cid:commentId w16cid:paraId="43A24BFF" w16cid:durableId="7AEFF6DE"/>
  <w16cid:commentId w16cid:paraId="53997E63" w16cid:durableId="34FE43B4"/>
  <w16cid:commentId w16cid:paraId="74D7B046" w16cid:durableId="10A4402D"/>
  <w16cid:commentId w16cid:paraId="4536F7B4" w16cid:durableId="2F87B83B"/>
  <w16cid:commentId w16cid:paraId="4E12FD42" w16cid:durableId="33A1F9A6"/>
  <w16cid:commentId w16cid:paraId="129551CD" w16cid:durableId="449E2B88"/>
  <w16cid:commentId w16cid:paraId="27B100FD" w16cid:durableId="1F4061A6"/>
  <w16cid:commentId w16cid:paraId="6E043892" w16cid:durableId="7D92AC24"/>
  <w16cid:commentId w16cid:paraId="2E835207" w16cid:durableId="3EF1BDE2"/>
  <w16cid:commentId w16cid:paraId="52B10484" w16cid:durableId="69C4E8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trackChange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