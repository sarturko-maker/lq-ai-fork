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w:t>
      </w:r>
    </w:p>
    <w:p>
      <w:r>
        <w:t>This Master Services Agreement is entered into between SecureScan, Inc. (the "Vendor") and the Customer identified in the Order Form.</w:t>
      </w:r>
    </w:p>
    <w:p>
      <w:pPr>
        <w:pStyle w:val="Heading1"/>
      </w:pPr>
      <w:r>
        <w:t>1. Definitions</w:t>
      </w:r>
    </w:p>
    <w:p>
      <w:r>
        <w:t>"Agreement" means this Master Services Agreement. "Vendor" means SecureScan, Inc. "Customer" means the entity identified in the Order Form. "Services" means the Vendor's hosted SecureScan platform. "Customer Data" means data submitted by the Customer to the Services.</w:t>
      </w:r>
    </w:p>
    <w:p>
      <w:pPr>
        <w:pStyle w:val="Heading1"/>
      </w:pPr>
      <w:r>
        <w:t>2. Services</w:t>
      </w:r>
    </w:p>
    <w:p>
      <w:r>
        <w:t xml:space="preserve">The Vendor shall use commercially reasonable efforts to make the Services available, but does not warrant uninterrupted or error-free operation. </w:t>
      </w:r>
      <w:commentRangeStart w:id="11"/>
      <w:r>
        <w:t>The Vendor may modify or discontinue any feature of the Services at any time in its sole discretion</w:t>
      </w:r>
      <w:ins xmlns:w16du="http://schemas.microsoft.com/office/word/2023/wordml/word16du" w:id="1" w:author="LQ.AI Commercial counsel" w:date="2026-08-16T11:42:43Z" w16du:dateUtc="2026-08-16T11:42:43Z">
        <w:r>
          <w:t>, provided that the Vendor shall give the Customer at least thirty (30) days prior written notice of any modification or discontinuation that materially reduces the functionality of the Services, and the Customer may terminate this Agreement without liability upon written notice if the Vendor discontinues a feature that is material to the Customer's use of the Services</w:t>
        </w:r>
      </w:ins>
      <w:r>
        <w:t>.</w:t>
      </w:r>
      <w:commentRangeEnd w:id="11"/>
      <w:r>
        <w:rPr>
          <w:rStyle w:val="CommentReference"/>
        </w:rPr>
        <w:commentReference w:id="11"/>
      </w:r>
    </w:p>
    <w:p>
      <w:pPr>
        <w:pStyle w:val="Heading1"/>
      </w:pPr>
      <w:r>
        <w:t>3. Fees</w:t>
      </w:r>
    </w:p>
    <w:p>
      <w:r>
        <w:t xml:space="preserve">The Customer shall pay all fees set out in the Order Form within thirty (30) days of the invoice date. All fees are non-refundable. </w:t>
      </w:r>
      <w:commentRangeStart w:id="10"/>
      <w:r>
        <w:t xml:space="preserve">The Vendor may </w:t>
      </w:r>
      <w:del xmlns:w16du="http://schemas.microsoft.com/office/word/2023/wordml/word16du" w:id="2" w:author="LQ.AI Commercial counsel" w:date="2026-08-16T11:42:43Z" w16du:dateUtc="2026-08-16T11:42:43Z">
        <w:r>
          <w:delText>increase fees at any time on thirty (30) days notice</w:delText>
        </w:r>
      </w:del>
      <w:ins xmlns:w16du="http://schemas.microsoft.com/office/word/2023/wordml/word16du" w:id="3" w:author="LQ.AI Commercial counsel" w:date="2026-08-16T11:42:43Z" w16du:dateUtc="2026-08-16T11:42:43Z">
        <w:r>
          <w:t>not increase any fees during the initial term set out in Section 4. Thereafter, the Vendor may increase fees no more than once in any twelve (12) month period, on at least sixty (60) days prior written notice. If the Customer does not accept an increase, the Customer may terminate this Agreement without penalty or further liability by written notice delivered within thirty (30) days after the Vendor's notice of the increase</w:t>
        </w:r>
      </w:ins>
      <w:r>
        <w:t>.</w:t>
      </w:r>
      <w:commentRangeEnd w:id="10"/>
      <w:r>
        <w:rPr>
          <w:rStyle w:val="CommentReference"/>
        </w:rPr>
        <w:commentReference w:id="10"/>
      </w:r>
    </w:p>
    <w:p>
      <w:pPr>
        <w:pStyle w:val="Heading1"/>
      </w:pPr>
      <w:r>
        <w:t>4. Term and Renewal</w:t>
      </w:r>
    </w:p>
    <w:p>
      <w:r>
        <w:t xml:space="preserve">This Agreement commences on the Effective Date and continues for an initial term of three (3) years. </w:t>
      </w:r>
      <w:commentRangeStart w:id="9"/>
      <w:r>
        <w:t xml:space="preserve">It shall automatically renew for successive </w:t>
      </w:r>
      <w:del xmlns:w16du="http://schemas.microsoft.com/office/word/2023/wordml/word16du" w:id="4" w:author="LQ.AI Commercial counsel" w:date="2026-08-16T11:42:43Z" w16du:dateUtc="2026-08-16T11:42:43Z">
        <w:r>
          <w:delText>three</w:delText>
        </w:r>
      </w:del>
      <w:ins xmlns:w16du="http://schemas.microsoft.com/office/word/2023/wordml/word16du" w:id="5" w:author="LQ.AI Commercial counsel" w:date="2026-08-16T11:42:43Z" w16du:dateUtc="2026-08-16T11:42:43Z">
        <w:r>
          <w:t>twelve</w:t>
        </w:r>
      </w:ins>
      <w:r>
        <w:t xml:space="preserve"> (</w:t>
      </w:r>
      <w:del xmlns:w16du="http://schemas.microsoft.com/office/word/2023/wordml/word16du" w:id="6" w:author="LQ.AI Commercial counsel" w:date="2026-08-16T11:42:43Z" w16du:dateUtc="2026-08-16T11:42:43Z">
        <w:r>
          <w:delText>3</w:delText>
        </w:r>
      </w:del>
      <w:ins xmlns:w16du="http://schemas.microsoft.com/office/word/2023/wordml/word16du" w:id="7" w:author="LQ.AI Commercial counsel" w:date="2026-08-16T11:42:43Z" w16du:dateUtc="2026-08-16T11:42:43Z">
        <w:r>
          <w:t>12</w:t>
        </w:r>
      </w:ins>
      <w:r>
        <w:t xml:space="preserve">) </w:t>
      </w:r>
      <w:del xmlns:w16du="http://schemas.microsoft.com/office/word/2023/wordml/word16du" w:id="8" w:author="LQ.AI Commercial counsel" w:date="2026-08-16T11:42:43Z" w16du:dateUtc="2026-08-16T11:42:43Z">
        <w:r>
          <w:delText>year</w:delText>
        </w:r>
      </w:del>
      <w:ins xmlns:w16du="http://schemas.microsoft.com/office/word/2023/wordml/word16du" w:id="9" w:author="LQ.AI Commercial counsel" w:date="2026-08-16T11:42:43Z" w16du:dateUtc="2026-08-16T11:42:43Z">
        <w:r>
          <w:t>month</w:t>
        </w:r>
      </w:ins>
      <w:r>
        <w:t xml:space="preserve"> terms unless </w:t>
      </w:r>
      <w:del xmlns:w16du="http://schemas.microsoft.com/office/word/2023/wordml/word16du" w:id="10" w:author="LQ.AI Commercial counsel" w:date="2026-08-16T11:42:43Z" w16du:dateUtc="2026-08-16T11:42:43Z">
        <w:r>
          <w:delText>the Customer</w:delText>
        </w:r>
      </w:del>
      <w:ins xmlns:w16du="http://schemas.microsoft.com/office/word/2023/wordml/word16du" w:id="11" w:author="LQ.AI Commercial counsel" w:date="2026-08-16T11:42:43Z" w16du:dateUtc="2026-08-16T11:42:43Z">
        <w:r>
          <w:t>either party</w:t>
        </w:r>
      </w:ins>
      <w:r>
        <w:t xml:space="preserve"> gives at least </w:t>
      </w:r>
      <w:del xmlns:w16du="http://schemas.microsoft.com/office/word/2023/wordml/word16du" w:id="12" w:author="LQ.AI Commercial counsel" w:date="2026-08-16T11:42:43Z" w16du:dateUtc="2026-08-16T11:42:43Z">
        <w:r>
          <w:delText>ninety</w:delText>
        </w:r>
      </w:del>
      <w:ins xmlns:w16du="http://schemas.microsoft.com/office/word/2023/wordml/word16du" w:id="13" w:author="LQ.AI Commercial counsel" w:date="2026-08-16T11:42:43Z" w16du:dateUtc="2026-08-16T11:42:43Z">
        <w:r>
          <w:t>sixty</w:t>
        </w:r>
      </w:ins>
      <w:r>
        <w:t xml:space="preserve"> (</w:t>
      </w:r>
      <w:del xmlns:w16du="http://schemas.microsoft.com/office/word/2023/wordml/word16du" w:id="14" w:author="LQ.AI Commercial counsel" w:date="2026-08-16T11:42:43Z" w16du:dateUtc="2026-08-16T11:42:43Z">
        <w:r>
          <w:delText>90</w:delText>
        </w:r>
      </w:del>
      <w:ins xmlns:w16du="http://schemas.microsoft.com/office/word/2023/wordml/word16du" w:id="15" w:author="LQ.AI Commercial counsel" w:date="2026-08-16T11:42:43Z" w16du:dateUtc="2026-08-16T11:42:43Z">
        <w:r>
          <w:t>60</w:t>
        </w:r>
      </w:ins>
      <w:r>
        <w:t>) days written notice before the end of the then-current term.</w:t>
      </w:r>
      <w:commentRangeEnd w:id="9"/>
      <w:r>
        <w:rPr>
          <w:rStyle w:val="CommentReference"/>
        </w:rPr>
        <w:commentReference w:id="9"/>
      </w:r>
      <w:r>
        <w:t xml:space="preserve"> </w:t>
      </w:r>
      <w:commentRangeStart w:id="8"/>
      <w:del xmlns:w16du="http://schemas.microsoft.com/office/word/2023/wordml/word16du" w:id="16" w:author="LQ.AI Commercial counsel" w:date="2026-08-16T11:42:43Z" w16du:dateUtc="2026-08-16T11:42:43Z">
        <w:r>
          <w:delText>The Customer may not terminate for convenience.</w:delText>
        </w:r>
      </w:del>
      <w:ins xmlns:w16du="http://schemas.microsoft.com/office/word/2023/wordml/word16du" w:id="17" w:author="LQ.AI Commercial counsel" w:date="2026-08-16T11:42:43Z" w16du:dateUtc="2026-08-16T11:42:43Z">
        <w:r>
          <w:t>Either party may terminate for convenience upon at least ninety (90) days prior written notice, effective at the end of the then-current term, and either party may terminate this Agreement upon written notice if the other party materially breaches this Agreement and fails to cure that breach within thirty (30) days after receiving written notice of it.</w:t>
        </w:r>
      </w:ins>
      <w:commentRangeEnd w:id="8"/>
      <w:r>
        <w:rPr>
          <w:rStyle w:val="CommentReference"/>
        </w:rPr>
        <w:commentReference w:id="8"/>
      </w:r>
    </w:p>
    <w:p>
      <w:pPr>
        <w:pStyle w:val="Heading1"/>
      </w:pPr>
      <w:r>
        <w:t>5. Intellectual Property</w:t>
      </w:r>
    </w:p>
    <w:p>
      <w:commentRangeStart w:id="7"/>
      <w:r>
        <w:t>All intellectual property rights in any deliverables, configurations</w:t>
      </w:r>
      <w:del xmlns:w16du="http://schemas.microsoft.com/office/word/2023/wordml/word16du" w:id="18" w:author="LQ.AI Commercial counsel" w:date="2026-08-16T11:42:43Z" w16du:dateUtc="2026-08-16T11:42:43Z">
        <w:r>
          <w:delText>, feedback</w:delText>
        </w:r>
      </w:del>
      <w:r>
        <w:t xml:space="preserve"> and work product created</w:t>
      </w:r>
      <w:ins xmlns:w16du="http://schemas.microsoft.com/office/word/2023/wordml/word16du" w:id="19" w:author="LQ.AI Commercial counsel" w:date="2026-08-16T11:42:43Z" w16du:dateUtc="2026-08-16T11:42:43Z">
        <w:r>
          <w:t xml:space="preserve"> by the Vendor specifically for the Customer</w:t>
        </w:r>
      </w:ins>
      <w:r>
        <w:t xml:space="preserve"> under this Agreement shall vest exclusively in the </w:t>
      </w:r>
      <w:del xmlns:w16du="http://schemas.microsoft.com/office/word/2023/wordml/word16du" w:id="20" w:author="LQ.AI Commercial counsel" w:date="2026-08-16T11:42:43Z" w16du:dateUtc="2026-08-16T11:42:43Z">
        <w:r>
          <w:delText>Vendor</w:delText>
        </w:r>
      </w:del>
      <w:ins xmlns:w16du="http://schemas.microsoft.com/office/word/2023/wordml/word16du" w:id="21" w:author="LQ.AI Commercial counsel" w:date="2026-08-16T11:42:43Z" w16du:dateUtc="2026-08-16T11:42:43Z">
        <w:r>
          <w:t>Customer</w:t>
        </w:r>
      </w:ins>
      <w:r>
        <w:t xml:space="preserve"> upon creation</w:t>
      </w:r>
      <w:ins xmlns:w16du="http://schemas.microsoft.com/office/word/2023/wordml/word16du" w:id="22" w:author="LQ.AI Commercial counsel" w:date="2026-08-16T11:42:43Z" w16du:dateUtc="2026-08-16T11:42:43Z">
        <w:r>
          <w:t>; the Vendor retains all rights in its pre-existing tools, technology and materials incorporated therein, and grants the Customer a perpetual, irrevocable, non-exclusive, royalty-free licence to use such pre-existing materials to the extent incorporated in the deliverables or configurations</w:t>
        </w:r>
      </w:ins>
      <w:r>
        <w:t>.</w:t>
      </w:r>
      <w:commentRangeEnd w:id="7"/>
      <w:r>
        <w:rPr>
          <w:rStyle w:val="CommentReference"/>
        </w:rPr>
        <w:commentReference w:id="7"/>
      </w:r>
      <w:r>
        <w:t xml:space="preserve"> </w:t>
      </w:r>
      <w:commentRangeStart w:id="6"/>
      <w:r>
        <w:t xml:space="preserve">The Customer </w:t>
      </w:r>
      <w:del xmlns:w16du="http://schemas.microsoft.com/office/word/2023/wordml/word16du" w:id="23" w:author="LQ.AI Commercial counsel" w:date="2026-08-16T11:42:43Z" w16du:dateUtc="2026-08-16T11:42:43Z">
        <w:r>
          <w:delText>assigns</w:delText>
        </w:r>
      </w:del>
      <w:ins xmlns:w16du="http://schemas.microsoft.com/office/word/2023/wordml/word16du" w:id="24" w:author="LQ.AI Commercial counsel" w:date="2026-08-16T11:42:43Z" w16du:dateUtc="2026-08-16T11:42:43Z">
        <w:r>
          <w:t>grants</w:t>
        </w:r>
      </w:ins>
      <w:r>
        <w:t xml:space="preserve"> to the Vendor </w:t>
      </w:r>
      <w:del xmlns:w16du="http://schemas.microsoft.com/office/word/2023/wordml/word16du" w:id="25" w:author="LQ.AI Commercial counsel" w:date="2026-08-16T11:42:43Z" w16du:dateUtc="2026-08-16T11:42:43Z">
        <w:r>
          <w:delText>all right, title and interest in any feedback it provides</w:delText>
        </w:r>
      </w:del>
      <w:ins xmlns:w16du="http://schemas.microsoft.com/office/word/2023/wordml/word16du" w:id="26" w:author="LQ.AI Commercial counsel" w:date="2026-08-16T11:42:43Z" w16du:dateUtc="2026-08-16T11:42:43Z">
        <w:r>
          <w:t>a non-exclusive, royalty-free licence in any feedback it provides, solely to improve the Vendor's products and services</w:t>
        </w:r>
      </w:ins>
      <w:r>
        <w:t>.</w:t>
      </w:r>
      <w:commentRangeEnd w:id="6"/>
      <w:r>
        <w:rPr>
          <w:rStyle w:val="CommentReference"/>
        </w:rPr>
        <w:commentReference w:id="6"/>
      </w:r>
    </w:p>
    <w:p>
      <w:pPr>
        <w:pStyle w:val="Heading1"/>
      </w:pPr>
      <w:r>
        <w:t>6. Customer Data</w:t>
      </w:r>
    </w:p>
    <w:p>
      <w:commentRangeStart w:id="5"/>
      <w:r>
        <w:t xml:space="preserve">The Customer grants the Vendor a </w:t>
      </w:r>
      <w:del xmlns:w16du="http://schemas.microsoft.com/office/word/2023/wordml/word16du" w:id="27" w:author="LQ.AI Commercial counsel" w:date="2026-08-16T11:42:43Z" w16du:dateUtc="2026-08-16T11:42:43Z">
        <w:r>
          <w:delText>perpetual, irrevocable, worldwide, royalty-free licence to use, reproduce and create derivative works from</w:delText>
        </w:r>
      </w:del>
      <w:ins xmlns:w16du="http://schemas.microsoft.com/office/word/2023/wordml/word16du" w:id="28" w:author="LQ.AI Commercial counsel" w:date="2026-08-16T11:42:43Z" w16du:dateUtc="2026-08-16T11:42:43Z">
        <w:r>
          <w:t>non-exclusive, royalty-free licence, for the term of this Agreement, to use, reproduce and create derivative works from Customer Data solely to provide, operate, maintain and support the Services for the Customer and to fulfil the Vendor's obligations under this Agreement. The Vendor shall not use</w:t>
        </w:r>
      </w:ins>
      <w:r>
        <w:t xml:space="preserve"> Customer Data for any </w:t>
      </w:r>
      <w:ins xmlns:w16du="http://schemas.microsoft.com/office/word/2023/wordml/word16du" w:id="29" w:author="LQ.AI Commercial counsel" w:date="2026-08-16T11:42:43Z" w16du:dateUtc="2026-08-16T11:42:43Z">
        <w:r>
          <w:t xml:space="preserve">other </w:t>
        </w:r>
      </w:ins>
      <w:r>
        <w:t xml:space="preserve">purpose, including to </w:t>
      </w:r>
      <w:ins xmlns:w16du="http://schemas.microsoft.com/office/word/2023/wordml/word16du" w:id="30" w:author="LQ.AI Commercial counsel" w:date="2026-08-16T11:42:43Z" w16du:dateUtc="2026-08-16T11:42:43Z">
        <w:r>
          <w:t xml:space="preserve">train or </w:t>
        </w:r>
      </w:ins>
      <w:r>
        <w:t>improve the Vendor's products and services</w:t>
      </w:r>
      <w:ins xmlns:w16du="http://schemas.microsoft.com/office/word/2023/wordml/word16du" w:id="31" w:author="LQ.AI Commercial counsel" w:date="2026-08-16T11:42:43Z" w16du:dateUtc="2026-08-16T11:42:43Z">
        <w:r>
          <w:t>, without the Customer's prior written consent. The Vendor shall treat Customer Data as the Customer's confidential information, and upon termination or expiry of this Agreement shall, at the Customer's request, return or securely delete all Customer Data within thirty (30) days</w:t>
        </w:r>
      </w:ins>
      <w:r>
        <w:t>.</w:t>
      </w:r>
      <w:commentRangeEnd w:id="5"/>
      <w:r>
        <w:rPr>
          <w:rStyle w:val="CommentReference"/>
        </w:rPr>
        <w:commentReference w:id="5"/>
      </w:r>
    </w:p>
    <w:p>
      <w:pPr>
        <w:pStyle w:val="Heading1"/>
      </w:pPr>
      <w:r>
        <w:t>7. Warranties</w:t>
      </w:r>
    </w:p>
    <w:p>
      <w:commentRangeStart w:id="4"/>
      <w:r>
        <w:t>THE SERVICES ARE PROVIDED "AS IS" AND THE VENDOR DISCLAIMS ALL WARRANTIES, WHETHER EXPRESS, IMPLIED OR STATUTORY, INCLUDING ANY WARRANTY OF MERCHANTABILITY</w:t>
      </w:r>
      <w:del xmlns:w16du="http://schemas.microsoft.com/office/word/2023/wordml/word16du" w:id="32" w:author="LQ.AI Commercial counsel" w:date="2026-08-16T11:42:43Z" w16du:dateUtc="2026-08-16T11:42:43Z">
        <w:r>
          <w:delText>,</w:delText>
        </w:r>
      </w:del>
      <w:ins xmlns:w16du="http://schemas.microsoft.com/office/word/2023/wordml/word16du" w:id="33" w:author="LQ.AI Commercial counsel" w:date="2026-08-16T11:42:43Z" w16du:dateUtc="2026-08-16T11:42:43Z">
        <w:r>
          <w:t xml:space="preserve"> AND</w:t>
        </w:r>
      </w:ins>
      <w:r>
        <w:t xml:space="preserve"> FITNESS FOR A PARTICULAR PURPOSE</w:t>
      </w:r>
      <w:del xmlns:w16du="http://schemas.microsoft.com/office/word/2023/wordml/word16du" w:id="34" w:author="LQ.AI Commercial counsel" w:date="2026-08-16T11:42:43Z" w16du:dateUtc="2026-08-16T11:42:43Z">
        <w:r>
          <w:delText xml:space="preserve"> AND NON-INFRINGEMENT</w:delText>
        </w:r>
      </w:del>
      <w:ins xmlns:w16du="http://schemas.microsoft.com/office/word/2023/wordml/word16du" w:id="35" w:author="LQ.AI Commercial counsel" w:date="2026-08-16T11:42:43Z" w16du:dateUtc="2026-08-16T11:42:43Z">
        <w:r>
          <w:t>. The Vendor warrants that (i) the Services will conform in all material respects to the applicable Order Form and documentation and will be provided in a professional and workmanlike manner, (ii) the Services will not infringe, misappropriate or violate any third-party intellectual property rights, (iii) the Services will not contain any malicious code, and (iv) the Vendor will comply with all applicable laws in performing its obligations under this Agreement. If the Services fail to conform to the foregoing warranties, the Vendor shall use commercially reasonable efforts to correct the non-conformity at no additional charge, and if it fails to do so within thirty (30) days of the Customer's written notice, the Customer may terminate this Agreement and receive a pro-rata refund of any prepaid, unused fees</w:t>
        </w:r>
      </w:ins>
      <w:r>
        <w:t>.</w:t>
      </w:r>
      <w:commentRangeEnd w:id="4"/>
      <w:r>
        <w:rPr>
          <w:rStyle w:val="CommentReference"/>
        </w:rPr>
        <w:commentReference w:id="4"/>
      </w:r>
    </w:p>
    <w:p>
      <w:pPr>
        <w:pStyle w:val="Heading1"/>
      </w:pPr>
      <w:r>
        <w:t>8. Indemnity</w:t>
      </w:r>
    </w:p>
    <w:p>
      <w:commentRangeStart w:id="3"/>
      <w:r>
        <w:t xml:space="preserve">The Customer shall indemnify, defend and hold harmless the Vendor and its affiliates against any and all claims, losses, damages, liabilities and expenses arising from or in connection with </w:t>
      </w:r>
      <w:del xmlns:w16du="http://schemas.microsoft.com/office/word/2023/wordml/word16du" w:id="36" w:author="LQ.AI Commercial counsel" w:date="2026-08-16T11:42:43Z" w16du:dateUtc="2026-08-16T11:42:43Z">
        <w:r>
          <w:delText>the Customer's use of the Services or the Customer Data</w:delText>
        </w:r>
      </w:del>
      <w:ins xmlns:w16du="http://schemas.microsoft.com/office/word/2023/wordml/word16du" w:id="37" w:author="LQ.AI Commercial counsel" w:date="2026-08-16T11:42:43Z" w16du:dateUtc="2026-08-16T11:42:43Z">
        <w:r>
          <w:t>(i) the Customer's breach of this Agreement or (ii) the Customer's use of the Services or the Customer Data in violation of applicable law or the Order Form, in each case except to the extent the claim arises from the Vendor's breach of this Agreement, negligence or wilful misconduct. The Vendor shall indemnify, defend and hold harmless the Customer and its affiliates against any and all claims that the Services or the Vendor's provision of the Services infringe, misappropriate or violate any third-party intellectual property rights, and any claims arising from the Vendor's gross negligence or wilful misconduct</w:t>
        </w:r>
      </w:ins>
      <w:r>
        <w:t>.</w:t>
      </w:r>
      <w:commentRangeEnd w:id="3"/>
      <w:r>
        <w:rPr>
          <w:rStyle w:val="CommentReference"/>
        </w:rPr>
        <w:commentReference w:id="3"/>
      </w:r>
    </w:p>
    <w:p>
      <w:pPr>
        <w:pStyle w:val="Heading1"/>
      </w:pPr>
      <w:r>
        <w:t>9. Limitation of Liability</w:t>
      </w:r>
    </w:p>
    <w:p>
      <w:commentRangeStart w:id="2"/>
      <w:del xmlns:w16du="http://schemas.microsoft.com/office/word/2023/wordml/word16du" w:id="38" w:author="LQ.AI Commercial counsel" w:date="2026-08-16T11:42:43Z" w16du:dateUtc="2026-08-16T11:42:43Z">
        <w:r>
          <w:delText>The Vendor</w:delText>
        </w:r>
      </w:del>
      <w:ins xmlns:w16du="http://schemas.microsoft.com/office/word/2023/wordml/word16du" w:id="39" w:author="LQ.AI Commercial counsel" w:date="2026-08-16T11:42:43Z" w16du:dateUtc="2026-08-16T11:42:43Z">
        <w:r>
          <w:t>Either party</w:t>
        </w:r>
      </w:ins>
      <w:r>
        <w:t xml:space="preserve">'s aggregate liability arising out of or in connection with this Agreement shall not exceed the total fees paid by the Customer in the </w:t>
      </w:r>
      <w:del xmlns:w16du="http://schemas.microsoft.com/office/word/2023/wordml/word16du" w:id="40" w:author="LQ.AI Commercial counsel" w:date="2026-08-16T11:42:43Z" w16du:dateUtc="2026-08-16T11:42:43Z">
        <w:r>
          <w:delText>one</w:delText>
        </w:r>
      </w:del>
      <w:ins xmlns:w16du="http://schemas.microsoft.com/office/word/2023/wordml/word16du" w:id="41" w:author="LQ.AI Commercial counsel" w:date="2026-08-16T11:42:43Z" w16du:dateUtc="2026-08-16T11:42:43Z">
        <w:r>
          <w:t>twelve</w:t>
        </w:r>
      </w:ins>
      <w:r>
        <w:t xml:space="preserve"> (</w:t>
      </w:r>
      <w:del xmlns:w16du="http://schemas.microsoft.com/office/word/2023/wordml/word16du" w:id="42" w:author="LQ.AI Commercial counsel" w:date="2026-08-16T11:42:43Z" w16du:dateUtc="2026-08-16T11:42:43Z">
        <w:r>
          <w:delText>1</w:delText>
        </w:r>
      </w:del>
      <w:ins xmlns:w16du="http://schemas.microsoft.com/office/word/2023/wordml/word16du" w:id="43" w:author="LQ.AI Commercial counsel" w:date="2026-08-16T11:42:43Z" w16du:dateUtc="2026-08-16T11:42:43Z">
        <w:r>
          <w:t>12</w:t>
        </w:r>
      </w:ins>
      <w:r>
        <w:t xml:space="preserve">) </w:t>
      </w:r>
      <w:del xmlns:w16du="http://schemas.microsoft.com/office/word/2023/wordml/word16du" w:id="44" w:author="LQ.AI Commercial counsel" w:date="2026-08-16T11:42:43Z" w16du:dateUtc="2026-08-16T11:42:43Z">
        <w:r>
          <w:delText>month</w:delText>
        </w:r>
      </w:del>
      <w:ins xmlns:w16du="http://schemas.microsoft.com/office/word/2023/wordml/word16du" w:id="45" w:author="LQ.AI Commercial counsel" w:date="2026-08-16T11:42:43Z" w16du:dateUtc="2026-08-16T11:42:43Z">
        <w:r>
          <w:t>months</w:t>
        </w:r>
      </w:ins>
      <w:r>
        <w:t xml:space="preserve"> preceding the claim</w:t>
      </w:r>
      <w:ins xmlns:w16du="http://schemas.microsoft.com/office/word/2023/wordml/word16du" w:id="46" w:author="LQ.AI Commercial counsel" w:date="2026-08-16T11:42:43Z" w16du:dateUtc="2026-08-16T11:42:43Z">
        <w:r>
          <w:t>; provided, however, that this limitation shall not apply to (i) the Vendor's indemnification obligations under Section 8, (ii) the Vendor's breach of its obligations under Section 6, (iii) a party's breach of its confidentiality obligations, (iv) the Customer's payment obligations under Section 3, (v) fraud or wilful misconduct, or (vi) any liability that cannot be limited or excluded by applicable law</w:t>
        </w:r>
      </w:ins>
      <w:r>
        <w:t>.</w:t>
      </w:r>
      <w:commentRangeEnd w:id="2"/>
      <w:r>
        <w:rPr>
          <w:rStyle w:val="CommentReference"/>
        </w:rPr>
        <w:commentReference w:id="2"/>
      </w:r>
      <w:r>
        <w:t xml:space="preserve"> </w:t>
      </w:r>
      <w:commentRangeStart w:id="1"/>
      <w:r>
        <w:t xml:space="preserve">In no event shall </w:t>
      </w:r>
      <w:del xmlns:w16du="http://schemas.microsoft.com/office/word/2023/wordml/word16du" w:id="47" w:author="LQ.AI Commercial counsel" w:date="2026-08-16T11:42:43Z" w16du:dateUtc="2026-08-16T11:42:43Z">
        <w:r>
          <w:delText>the Vendor</w:delText>
        </w:r>
      </w:del>
      <w:ins xmlns:w16du="http://schemas.microsoft.com/office/word/2023/wordml/word16du" w:id="48" w:author="LQ.AI Commercial counsel" w:date="2026-08-16T11:42:43Z" w16du:dateUtc="2026-08-16T11:42:43Z">
        <w:r>
          <w:t>either party</w:t>
        </w:r>
      </w:ins>
      <w:r>
        <w:t xml:space="preserve"> be liable for any indirect, incidental, special or consequential damages, or for any loss of profits, revenue or data, even if advised of the possibility of such damages</w:t>
      </w:r>
      <w:ins xmlns:w16du="http://schemas.microsoft.com/office/word/2023/wordml/word16du" w:id="49" w:author="LQ.AI Commercial counsel" w:date="2026-08-16T11:42:43Z" w16du:dateUtc="2026-08-16T11:42:43Z">
        <w:r>
          <w:t>; provided, however, that this exclusion shall not apply to amounts a party is obligated to pay a third party under its indemnification obligations in Section 8</w:t>
        </w:r>
      </w:ins>
      <w:r>
        <w:t>.</w:t>
      </w:r>
      <w:commentRangeEnd w:id="1"/>
      <w:r>
        <w:rPr>
          <w:rStyle w:val="CommentReference"/>
        </w:rPr>
        <w:commentReference w:id="1"/>
      </w:r>
    </w:p>
    <w:p>
      <w:pPr>
        <w:pStyle w:val="Heading1"/>
      </w:pPr>
      <w:r>
        <w:t>10. Governing Law</w:t>
      </w:r>
    </w:p>
    <w:p>
      <w:r>
        <w:t>This Agreement is governed by the laws of the State of Delaware, and the parties submit to the exclusive jurisdiction of the courts of Delaware.</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8-16T11:42:43Z" w:initials="LCC">
    <w:p w14:paraId="2B437E22" w14:textId="77777777" w:rsidR="0BEA6666" w:rsidRDefault="0BEA6666" w:rsidP="0BEA6666">
      <w:pPr>
        <w:pStyle w:val="CommentText"/>
      </w:pPr>
      <w:r>
        <w:rPr>
          <w:rStyle w:val="CommentReference"/>
        </w:rPr>
        <w:annotationRef/>
      </w:r>
      <w:r>
        <w:t>The indirect-damages bar is one-sided (Vendor only) and would swallow the indemnity; we make it mutual and let amounts a party must pay a third party under its Section 8 indemnity be recovered (deemed direct, super-cap).</w:t>
      </w:r>
    </w:p>
  </w:comment>
  <w:comment w:id="2" w:author="LQ.AI Commercial counsel" w:date="2026-08-16T11:42:43Z" w:initials="LCC">
    <w:p w14:paraId="793BB797" w14:textId="77777777" w:rsidR="4519B483" w:rsidRDefault="4519B483" w:rsidP="4519B483">
      <w:pPr>
        <w:pStyle w:val="CommentText"/>
      </w:pPr>
      <w:r>
        <w:rPr>
          <w:rStyle w:val="CommentReference"/>
        </w:rPr>
        <w:annotationRef/>
      </w:r>
      <w:r>
        <w:t>A cap of one month's fees plus a total bar on indirect loss leaves the Customer with virtually no recovery for a service failure that destroys its data or business; we raise the cap to twelve months' fees, make it mutual, and carve the indemnity, data, confidentiality, payment, fraud and statutorily non-excludable liability out of the cap.</w:t>
      </w:r>
    </w:p>
  </w:comment>
  <w:comment w:id="3" w:author="LQ.AI Commercial counsel" w:date="2026-08-16T11:42:43Z" w:initials="LCC">
    <w:p w14:paraId="242C1FAD" w14:textId="77777777" w:rsidR="1767E0D3" w:rsidRDefault="1767E0D3" w:rsidP="1767E0D3">
      <w:pPr>
        <w:pStyle w:val="CommentText"/>
      </w:pPr>
      <w:r>
        <w:rPr>
          <w:rStyle w:val="CommentReference"/>
        </w:rPr>
        <w:annotationRef/>
      </w:r>
      <w:r>
        <w:t>The Customer currently indemnifies the Vendor for any claim connected to its use of the Services or Customer Data, however caused; we narrow the indemnity to the Customer's breach or unlawful use and exclude claims caused by the Vendor's own fault, and add a reciprocal Vendor indemnity for IP infringement and gross negligence.</w:t>
      </w:r>
    </w:p>
  </w:comment>
  <w:comment w:id="4" w:author="LQ.AI Commercial counsel" w:date="2026-08-16T11:42:43Z" w:initials="LCC">
    <w:p w14:paraId="342166C3" w14:textId="77777777" w:rsidR="7AE81414" w:rsidRDefault="7AE81414" w:rsidP="7AE81414">
      <w:pPr>
        <w:pStyle w:val="CommentText"/>
      </w:pPr>
      <w:r>
        <w:rPr>
          <w:rStyle w:val="CommentReference"/>
        </w:rPr>
        <w:annotationRef/>
      </w:r>
      <w:r>
        <w:t>An "AS IS" disclaimer with no affirmative Vendor warranties leaves the Customer with no remedy for a non-conforming, infringing or insecure service; we add express warranties of conformance, non-infringement, absence of malicious code and legal compliance, with a cure-and-terminate remedy, and drop the disclaimer of non-infringement so the express warranty carries it.</w:t>
      </w:r>
    </w:p>
  </w:comment>
  <w:comment w:id="5" w:author="LQ.AI Commercial counsel" w:date="2026-08-16T11:42:43Z" w:initials="LCC">
    <w:p w14:paraId="5904EF3A" w14:textId="77777777" w:rsidR="0656371A" w:rsidRDefault="0656371A" w:rsidP="0656371A">
      <w:pPr>
        <w:pStyle w:val="CommentText"/>
      </w:pPr>
      <w:r>
        <w:rPr>
          <w:rStyle w:val="CommentReference"/>
        </w:rPr>
        <w:annotationRef/>
      </w:r>
      <w:r>
        <w:t>A perpetual, irrevocable licence to use Customer Data for any purpose, including improving the Vendor's products, grants rights far beyond delivering the service; we confine the licence to the term and to providing the Services, require consent for any other use, and add confidentiality and return-or-delete obligations on exit.</w:t>
      </w:r>
    </w:p>
  </w:comment>
  <w:comment w:id="6" w:author="LQ.AI Commercial counsel" w:date="2026-08-16T11:42:43Z" w:initials="LCC">
    <w:p w14:paraId="1D32D034" w14:textId="77777777" w:rsidR="41BA4B32" w:rsidRDefault="41BA4B32" w:rsidP="41BA4B32">
      <w:pPr>
        <w:pStyle w:val="CommentText"/>
      </w:pPr>
      <w:r>
        <w:rPr>
          <w:rStyle w:val="CommentReference"/>
        </w:rPr>
        <w:annotationRef/>
      </w:r>
      <w:r>
        <w:t>The Customer currently assigns its feedback to the Vendor outright; we reduce that to a non-exclusive, royalty-free licence to use feedback only to improve the Vendor's products and services.</w:t>
      </w:r>
    </w:p>
  </w:comment>
  <w:comment w:id="7" w:author="LQ.AI Commercial counsel" w:date="2026-08-16T11:42:43Z" w:initials="LCC">
    <w:p w14:paraId="0A0FE5D2" w14:textId="77777777" w:rsidR="393B6429" w:rsidRDefault="393B6429" w:rsidP="393B6429">
      <w:pPr>
        <w:pStyle w:val="CommentText"/>
      </w:pPr>
      <w:r>
        <w:rPr>
          <w:rStyle w:val="CommentReference"/>
        </w:rPr>
        <w:annotationRef/>
      </w:r>
      <w:r>
        <w:t>Work product and configurations created for the Customer currently vest in the Vendor; we give the Customer ownership of what is made for it, with the Vendor retaining and licensing back its pre-existing tools and materials incorporated in the work.</w:t>
      </w:r>
    </w:p>
  </w:comment>
  <w:comment w:id="8" w:author="LQ.AI Commercial counsel" w:date="2026-08-16T11:42:43Z" w:initials="LCC">
    <w:p w14:paraId="7666D890" w14:textId="77777777" w:rsidR="4DDA84D1" w:rsidRDefault="4DDA84D1" w:rsidP="4DDA84D1">
      <w:pPr>
        <w:pStyle w:val="CommentText"/>
      </w:pPr>
      <w:r>
        <w:rPr>
          <w:rStyle w:val="CommentReference"/>
        </w:rPr>
        <w:annotationRef/>
      </w:r>
      <w:r>
        <w:t>The Customer currently has no exit: it may not terminate for convenience and there is no termination for breach anywhere in the Agreement. The existing sentence is a bare prohibition with no language to carve into, so it must be replaced with mutual termination for convenience (effective at the end of the then-current term) plus termination for an uncured material breach.</w:t>
      </w:r>
    </w:p>
  </w:comment>
  <w:comment w:id="9" w:author="LQ.AI Commercial counsel" w:date="2026-08-16T11:42:43Z" w:initials="LCC">
    <w:p w14:paraId="01937484" w14:textId="77777777" w:rsidR="2627DC2B" w:rsidRDefault="2627DC2B" w:rsidP="2627DC2B">
      <w:pPr>
        <w:pStyle w:val="CommentText"/>
      </w:pPr>
      <w:r>
        <w:rPr>
          <w:rStyle w:val="CommentReference"/>
        </w:rPr>
        <w:annotationRef/>
      </w:r>
      <w:r>
        <w:t>Automatic three-year renewals with a ninety-day opt-out lock the Customer in indefinitely; we shorten renewals to twelve months and make the non-renewal notice mutual.</w:t>
      </w:r>
    </w:p>
  </w:comment>
  <w:comment w:id="10" w:author="LQ.AI Commercial counsel" w:date="2026-08-16T11:42:43Z" w:initials="LCC">
    <w:p w14:paraId="58029D3F" w14:textId="77777777" w:rsidR="401F44F4" w:rsidRDefault="401F44F4" w:rsidP="401F44F4">
      <w:pPr>
        <w:pStyle w:val="CommentText"/>
      </w:pPr>
      <w:r>
        <w:rPr>
          <w:rStyle w:val="CommentReference"/>
        </w:rPr>
        <w:annotationRef/>
      </w:r>
      <w:r>
        <w:t>A unilateral right to raise fees at any time on thirty days notice makes pricing unpredictable while the Customer is committed to a three-year term; we freeze fees for the initial term, limit increases to once per twelve months with sixty days notice, and give the Customer an exit right on any increase it does not accept.</w:t>
      </w:r>
    </w:p>
  </w:comment>
  <w:comment w:id="11" w:author="LQ.AI Commercial counsel" w:date="2026-08-16T11:42:43Z" w:initials="LCC">
    <w:p w14:paraId="6C64A150" w14:textId="77777777" w:rsidR="764114BD" w:rsidRDefault="764114BD" w:rsidP="764114BD">
      <w:pPr>
        <w:pStyle w:val="CommentText"/>
      </w:pPr>
      <w:r>
        <w:rPr>
          <w:rStyle w:val="CommentReference"/>
        </w:rPr>
        <w:annotationRef/>
      </w:r>
      <w:r>
        <w:t>The Vendor may unilaterally discontinue any feature with no notice and no exit, yet the Customer is locked into a three-year term; we require notice for material changes and give the Customer a termination right so it is not stranded on a degraded service.</w:t>
      </w:r>
    </w:p>
  </w:comment>
</w:comments>
</file>

<file path=word/commentsExtended1.xml><?xml version="1.0" encoding="utf-8"?>
<w15:commentsEx xmlns:w15="http://schemas.microsoft.com/office/word/2012/wordml">
  <w15:commentEx w15:paraId="2B437E22" w15:done="0"/>
  <w15:commentEx w15:paraId="793BB797" w15:done="0"/>
  <w15:commentEx w15:paraId="242C1FAD" w15:done="0"/>
  <w15:commentEx w15:paraId="342166C3" w15:done="0"/>
  <w15:commentEx w15:paraId="5904EF3A" w15:done="0"/>
  <w15:commentEx w15:paraId="1D32D034" w15:done="0"/>
  <w15:commentEx w15:paraId="0A0FE5D2" w15:done="0"/>
  <w15:commentEx w15:paraId="7666D890" w15:done="0"/>
  <w15:commentEx w15:paraId="01937484" w15:done="0"/>
  <w15:commentEx w15:paraId="58029D3F" w15:done="0"/>
  <w15:commentEx w15:paraId="6C64A150" w15:done="0"/>
</w15:commentsEx>
</file>

<file path=word/commentsExtensible1.xml><?xml version="1.0" encoding="utf-8"?>
<w16cex:commentsExtensible xmlns:w16cex="http://schemas.microsoft.com/office/word/2018/wordml/cex">
  <w16cex:commentExtensible w16cex:durableId="558F4CA8" w16cex:dateUtc="2026-08-16T11:42:43Z"/>
  <w16cex:commentExtensible w16cex:durableId="30ACE38A" w16cex:dateUtc="2026-08-16T11:42:43Z"/>
  <w16cex:commentExtensible w16cex:durableId="67FB2E98" w16cex:dateUtc="2026-08-16T11:42:43Z"/>
  <w16cex:commentExtensible w16cex:durableId="3B63723C" w16cex:dateUtc="2026-08-16T11:42:43Z"/>
  <w16cex:commentExtensible w16cex:durableId="4BB81DD7" w16cex:dateUtc="2026-08-16T11:42:43Z"/>
  <w16cex:commentExtensible w16cex:durableId="1D33E4C3" w16cex:dateUtc="2026-08-16T11:42:43Z"/>
  <w16cex:commentExtensible w16cex:durableId="5005D9D7" w16cex:dateUtc="2026-08-16T11:42:43Z"/>
  <w16cex:commentExtensible w16cex:durableId="53B5828A" w16cex:dateUtc="2026-08-16T11:42:43Z"/>
  <w16cex:commentExtensible w16cex:durableId="558BC896" w16cex:dateUtc="2026-08-16T11:42:43Z"/>
  <w16cex:commentExtensible w16cex:durableId="2332C33D" w16cex:dateUtc="2026-08-16T11:42:43Z"/>
  <w16cex:commentExtensible w16cex:durableId="767778A4" w16cex:dateUtc="2026-08-16T11:42:43Z"/>
</w16cex:commentsExtensible>
</file>

<file path=word/commentsIds1.xml><?xml version="1.0" encoding="utf-8"?>
<w16cid:commentsIds xmlns:w16cid="http://schemas.microsoft.com/office/word/2016/wordml/cid">
  <w16cid:commentId w16cid:paraId="2B437E22" w16cid:durableId="558F4CA8"/>
  <w16cid:commentId w16cid:paraId="793BB797" w16cid:durableId="30ACE38A"/>
  <w16cid:commentId w16cid:paraId="242C1FAD" w16cid:durableId="67FB2E98"/>
  <w16cid:commentId w16cid:paraId="342166C3" w16cid:durableId="3B63723C"/>
  <w16cid:commentId w16cid:paraId="5904EF3A" w16cid:durableId="4BB81DD7"/>
  <w16cid:commentId w16cid:paraId="1D32D034" w16cid:durableId="1D33E4C3"/>
  <w16cid:commentId w16cid:paraId="0A0FE5D2" w16cid:durableId="5005D9D7"/>
  <w16cid:commentId w16cid:paraId="7666D890" w16cid:durableId="53B5828A"/>
  <w16cid:commentId w16cid:paraId="01937484" w16cid:durableId="558BC896"/>
  <w16cid:commentId w16cid:paraId="58029D3F" w16cid:durableId="2332C33D"/>
  <w16cid:commentId w16cid:paraId="6C64A150" w16cid:durableId="767778A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trackChange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