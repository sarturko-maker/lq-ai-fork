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1.xml" ContentType="application/vnd.openxmlformats-officedocument.wordprocessingml.comments+xml"/>
  <Override PartName="/word/commentsExtended1.xml" ContentType="application/vnd.openxmlformats-officedocument.wordprocessingml.commentsExtended+xml"/>
  <Override PartName="/word/commentsExtensible1.xml" ContentType="application/vnd.openxmlformats-officedocument.wordprocessingml.commentsExtensible+xml"/>
  <Override PartName="/word/commentsIds1.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SERVICES AGREEMENT</w:t>
      </w:r>
    </w:p>
    <w:p>
      <w:r>
        <w:t>This Master Services Agreement is entered into between SecureScan, Inc. (the "Vendor") and the Customer identified in the Order Form.</w:t>
      </w:r>
    </w:p>
    <w:p>
      <w:pPr>
        <w:pStyle w:val="Heading1"/>
      </w:pPr>
      <w:r>
        <w:t>1. Definitions</w:t>
      </w:r>
    </w:p>
    <w:p>
      <w:r>
        <w:t>"Agreement" means this Master Services Agreement. "Vendor" means SecureScan, Inc. "Customer" means the entity identified in the Order Form. "Services" means the Vendor's hosted SecureScan platform. "Customer Data" means data submitted by the Customer to the Services.</w:t>
      </w:r>
    </w:p>
    <w:p>
      <w:pPr>
        <w:pStyle w:val="Heading1"/>
      </w:pPr>
      <w:r>
        <w:t>2. Services</w:t>
      </w:r>
    </w:p>
    <w:p>
      <w:r>
        <w:t xml:space="preserve">The Vendor shall use commercially reasonable efforts to make the Services available, but does not warrant uninterrupted or error-free operation. </w:t>
      </w:r>
      <w:commentRangeStart w:id="11"/>
      <w:r>
        <w:t xml:space="preserve">The Vendor may modify or discontinue any feature of the Services at </w:t>
      </w:r>
      <w:del xmlns:w16du="http://schemas.microsoft.com/office/word/2023/wordml/word16du" w:id="1" w:author="LQ.AI Commercial counsel" w:date="2026-08-16T11:37:18Z" w16du:dateUtc="2026-08-16T11:37:18Z">
        <w:r>
          <w:delText>any time in its sole discretion</w:delText>
        </w:r>
      </w:del>
      <w:ins xmlns:w16du="http://schemas.microsoft.com/office/word/2023/wordml/word16du" w:id="2" w:author="LQ.AI Commercial counsel" w:date="2026-08-16T11:37:18Z" w16du:dateUtc="2026-08-16T11:37:18Z">
        <w:r>
          <w:t>its sole discretion, provided that the Vendor shall not discontinue the Services or materially reduce their functionality during the then-current term without the Customer's prior written consent, and shall provide at least ninety (90) days prior written notice of any other material modification or discontinuation</w:t>
        </w:r>
      </w:ins>
      <w:r>
        <w:t>.</w:t>
      </w:r>
      <w:commentRangeEnd w:id="11"/>
      <w:r>
        <w:rPr>
          <w:rStyle w:val="CommentReference"/>
        </w:rPr>
        <w:commentReference w:id="11"/>
      </w:r>
    </w:p>
    <w:p>
      <w:pPr>
        <w:pStyle w:val="Heading1"/>
      </w:pPr>
      <w:r>
        <w:t>3. Fees</w:t>
      </w:r>
    </w:p>
    <w:p>
      <w:r>
        <w:t xml:space="preserve">The Customer shall pay all fees set out in the Order Form within thirty (30) days of the invoice date. All fees are non-refundable. </w:t>
      </w:r>
      <w:commentRangeStart w:id="10"/>
      <w:r>
        <w:t xml:space="preserve">The </w:t>
      </w:r>
      <w:del xmlns:w16du="http://schemas.microsoft.com/office/word/2023/wordml/word16du" w:id="3" w:author="LQ.AI Commercial counsel" w:date="2026-08-16T11:37:18Z" w16du:dateUtc="2026-08-16T11:37:18Z">
        <w:r>
          <w:delText>Vendor may increase fees at any time on thirty (30) days notice</w:delText>
        </w:r>
      </w:del>
      <w:ins xmlns:w16du="http://schemas.microsoft.com/office/word/2023/wordml/word16du" w:id="4" w:author="LQ.AI Commercial counsel" w:date="2026-08-16T11:37:18Z" w16du:dateUtc="2026-08-16T11:37:18Z">
        <w:r>
          <w:t>fees set out in the Order Form shall remain fixed during the then-current term. The Vendor may increase fees only with effect from the commencement of a renewal term, on at least ninety (90) days prior written notice, and the Customer may terminate this Agreement without liability by giving written notice within thirty (30) days of receiving notice of any such increase</w:t>
        </w:r>
      </w:ins>
      <w:r>
        <w:t>.</w:t>
      </w:r>
      <w:commentRangeEnd w:id="10"/>
      <w:r>
        <w:rPr>
          <w:rStyle w:val="CommentReference"/>
        </w:rPr>
        <w:commentReference w:id="10"/>
      </w:r>
    </w:p>
    <w:p>
      <w:pPr>
        <w:pStyle w:val="Heading1"/>
      </w:pPr>
      <w:r>
        <w:t>4. Term and Renewal</w:t>
      </w:r>
    </w:p>
    <w:p>
      <w:r>
        <w:t xml:space="preserve">This Agreement commences on the Effective Date and continues for an initial term of three (3) years. </w:t>
      </w:r>
      <w:commentRangeStart w:id="9"/>
      <w:r>
        <w:t xml:space="preserve">It shall automatically renew for successive three (3) year terms unless </w:t>
      </w:r>
      <w:del xmlns:w16du="http://schemas.microsoft.com/office/word/2023/wordml/word16du" w:id="5" w:author="LQ.AI Commercial counsel" w:date="2026-08-16T11:37:18Z" w16du:dateUtc="2026-08-16T11:37:18Z">
        <w:r>
          <w:delText>the Customer</w:delText>
        </w:r>
      </w:del>
      <w:ins xmlns:w16du="http://schemas.microsoft.com/office/word/2023/wordml/word16du" w:id="6" w:author="LQ.AI Commercial counsel" w:date="2026-08-16T11:37:18Z" w16du:dateUtc="2026-08-16T11:37:18Z">
        <w:r>
          <w:t>either party</w:t>
        </w:r>
      </w:ins>
      <w:r>
        <w:t xml:space="preserve"> gives at least </w:t>
      </w:r>
      <w:del xmlns:w16du="http://schemas.microsoft.com/office/word/2023/wordml/word16du" w:id="7" w:author="LQ.AI Commercial counsel" w:date="2026-08-16T11:37:18Z" w16du:dateUtc="2026-08-16T11:37:18Z">
        <w:r>
          <w:delText>ninety</w:delText>
        </w:r>
      </w:del>
      <w:ins xmlns:w16du="http://schemas.microsoft.com/office/word/2023/wordml/word16du" w:id="8" w:author="LQ.AI Commercial counsel" w:date="2026-08-16T11:37:18Z" w16du:dateUtc="2026-08-16T11:37:18Z">
        <w:r>
          <w:t>sixty</w:t>
        </w:r>
      </w:ins>
      <w:r>
        <w:t xml:space="preserve"> (</w:t>
      </w:r>
      <w:del xmlns:w16du="http://schemas.microsoft.com/office/word/2023/wordml/word16du" w:id="9" w:author="LQ.AI Commercial counsel" w:date="2026-08-16T11:37:18Z" w16du:dateUtc="2026-08-16T11:37:18Z">
        <w:r>
          <w:delText>90</w:delText>
        </w:r>
      </w:del>
      <w:ins xmlns:w16du="http://schemas.microsoft.com/office/word/2023/wordml/word16du" w:id="10" w:author="LQ.AI Commercial counsel" w:date="2026-08-16T11:37:18Z" w16du:dateUtc="2026-08-16T11:37:18Z">
        <w:r>
          <w:t>60</w:t>
        </w:r>
      </w:ins>
      <w:r>
        <w:t>) days written notice before the end of the then-current term.</w:t>
      </w:r>
      <w:commentRangeEnd w:id="9"/>
      <w:r>
        <w:rPr>
          <w:rStyle w:val="CommentReference"/>
        </w:rPr>
        <w:commentReference w:id="9"/>
      </w:r>
      <w:r>
        <w:t xml:space="preserve"> </w:t>
      </w:r>
      <w:commentRangeStart w:id="8"/>
      <w:r>
        <w:t xml:space="preserve">The Customer may </w:t>
      </w:r>
      <w:del xmlns:w16du="http://schemas.microsoft.com/office/word/2023/wordml/word16du" w:id="11" w:author="LQ.AI Commercial counsel" w:date="2026-08-16T11:37:18Z" w16du:dateUtc="2026-08-16T11:37:18Z">
        <w:r>
          <w:delText xml:space="preserve">not </w:delText>
        </w:r>
      </w:del>
      <w:r>
        <w:t>terminate for convenience</w:t>
      </w:r>
      <w:ins xmlns:w16du="http://schemas.microsoft.com/office/word/2023/wordml/word16du" w:id="12" w:author="LQ.AI Commercial counsel" w:date="2026-08-16T11:37:18Z" w16du:dateUtc="2026-08-16T11:37:18Z">
        <w:r>
          <w:t xml:space="preserve"> on sixty (60) days prior written notice, and either party may terminate this Agreement immediately on written notice if the other party materially breaches this Agreement and fails to cure that breach within thirty (30) days of written notice of it, or if the other party becomes insolvent, makes an assignment for the benefit of creditors, or has a receiver or trustee appointed for its business</w:t>
        </w:r>
      </w:ins>
      <w:r>
        <w:t>.</w:t>
      </w:r>
      <w:commentRangeEnd w:id="8"/>
      <w:r>
        <w:rPr>
          <w:rStyle w:val="CommentReference"/>
        </w:rPr>
        <w:commentReference w:id="8"/>
      </w:r>
    </w:p>
    <w:p>
      <w:pPr>
        <w:pStyle w:val="Heading1"/>
      </w:pPr>
      <w:r>
        <w:t>5. Intellectual Property</w:t>
      </w:r>
    </w:p>
    <w:p>
      <w:commentRangeStart w:id="7"/>
      <w:r>
        <w:t>All intellectual property rights in any deliverables, configurations</w:t>
      </w:r>
      <w:del xmlns:w16du="http://schemas.microsoft.com/office/word/2023/wordml/word16du" w:id="13" w:author="LQ.AI Commercial counsel" w:date="2026-08-16T11:37:18Z" w16du:dateUtc="2026-08-16T11:37:18Z">
        <w:r>
          <w:delText>, feedback</w:delText>
        </w:r>
      </w:del>
      <w:r>
        <w:t xml:space="preserve"> and work product created</w:t>
      </w:r>
      <w:ins xmlns:w16du="http://schemas.microsoft.com/office/word/2023/wordml/word16du" w:id="14" w:author="LQ.AI Commercial counsel" w:date="2026-08-16T11:37:18Z" w16du:dateUtc="2026-08-16T11:37:18Z">
        <w:r>
          <w:t xml:space="preserve"> by the Vendor specifically for the Customer</w:t>
        </w:r>
      </w:ins>
      <w:r>
        <w:t xml:space="preserve"> under this Agreement shall vest </w:t>
      </w:r>
      <w:del xmlns:w16du="http://schemas.microsoft.com/office/word/2023/wordml/word16du" w:id="15" w:author="LQ.AI Commercial counsel" w:date="2026-08-16T11:37:18Z" w16du:dateUtc="2026-08-16T11:37:18Z">
        <w:r>
          <w:delText xml:space="preserve">exclusively </w:delText>
        </w:r>
      </w:del>
      <w:r>
        <w:t xml:space="preserve">in the </w:t>
      </w:r>
      <w:del xmlns:w16du="http://schemas.microsoft.com/office/word/2023/wordml/word16du" w:id="16" w:author="LQ.AI Commercial counsel" w:date="2026-08-16T11:37:18Z" w16du:dateUtc="2026-08-16T11:37:18Z">
        <w:r>
          <w:delText>Vendor</w:delText>
        </w:r>
      </w:del>
      <w:ins xmlns:w16du="http://schemas.microsoft.com/office/word/2023/wordml/word16du" w:id="17" w:author="LQ.AI Commercial counsel" w:date="2026-08-16T11:37:18Z" w16du:dateUtc="2026-08-16T11:37:18Z">
        <w:r>
          <w:t>Customer</w:t>
        </w:r>
      </w:ins>
      <w:r>
        <w:t xml:space="preserve"> upon creation.</w:t>
      </w:r>
      <w:ins xmlns:w16du="http://schemas.microsoft.com/office/word/2023/wordml/word16du" w:id="18" w:author="LQ.AI Commercial counsel" w:date="2026-08-16T11:37:18Z" w16du:dateUtc="2026-08-16T11:37:18Z">
        <w:r>
          <w:t xml:space="preserve"> The Customer retains all rights in Customer Data and its pre-existing materials, and the Vendor retains all rights in the Services, its pre-existing materials and derivative works of the Services.</w:t>
        </w:r>
      </w:ins>
      <w:commentRangeEnd w:id="7"/>
      <w:r>
        <w:rPr>
          <w:rStyle w:val="CommentReference"/>
        </w:rPr>
        <w:commentReference w:id="7"/>
      </w:r>
      <w:r>
        <w:t xml:space="preserve"> </w:t>
      </w:r>
      <w:commentRangeStart w:id="6"/>
      <w:r>
        <w:t xml:space="preserve">The Customer </w:t>
      </w:r>
      <w:del xmlns:w16du="http://schemas.microsoft.com/office/word/2023/wordml/word16du" w:id="19" w:author="LQ.AI Commercial counsel" w:date="2026-08-16T11:37:18Z" w16du:dateUtc="2026-08-16T11:37:18Z">
        <w:r>
          <w:delText>assigns</w:delText>
        </w:r>
      </w:del>
      <w:ins xmlns:w16du="http://schemas.microsoft.com/office/word/2023/wordml/word16du" w:id="20" w:author="LQ.AI Commercial counsel" w:date="2026-08-16T11:37:18Z" w16du:dateUtc="2026-08-16T11:37:18Z">
        <w:r>
          <w:t>grants</w:t>
        </w:r>
      </w:ins>
      <w:r>
        <w:t xml:space="preserve"> to the Vendor </w:t>
      </w:r>
      <w:del xmlns:w16du="http://schemas.microsoft.com/office/word/2023/wordml/word16du" w:id="21" w:author="LQ.AI Commercial counsel" w:date="2026-08-16T11:37:18Z" w16du:dateUtc="2026-08-16T11:37:18Z">
        <w:r>
          <w:delText>all right, title and interest in any feedback it provides</w:delText>
        </w:r>
      </w:del>
      <w:ins xmlns:w16du="http://schemas.microsoft.com/office/word/2023/wordml/word16du" w:id="22" w:author="LQ.AI Commercial counsel" w:date="2026-08-16T11:37:18Z" w16du:dateUtc="2026-08-16T11:37:18Z">
        <w:r>
          <w:t>a non-exclusive, perpetual, irrevocable, worldwide, royalty-free licence under all right, title and interest in any feedback it provides, solely to use such feedback to improve the Vendor's products and services</w:t>
        </w:r>
      </w:ins>
      <w:r>
        <w:t>.</w:t>
      </w:r>
      <w:commentRangeEnd w:id="6"/>
      <w:r>
        <w:rPr>
          <w:rStyle w:val="CommentReference"/>
        </w:rPr>
        <w:commentReference w:id="6"/>
      </w:r>
    </w:p>
    <w:p>
      <w:pPr>
        <w:pStyle w:val="Heading1"/>
      </w:pPr>
      <w:r>
        <w:t>6. Customer Data</w:t>
      </w:r>
    </w:p>
    <w:p>
      <w:commentRangeStart w:id="5"/>
      <w:r>
        <w:t xml:space="preserve">The Customer grants the Vendor a </w:t>
      </w:r>
      <w:del xmlns:w16du="http://schemas.microsoft.com/office/word/2023/wordml/word16du" w:id="23" w:author="LQ.AI Commercial counsel" w:date="2026-08-16T11:37:18Z" w16du:dateUtc="2026-08-16T11:37:18Z">
        <w:r>
          <w:delText>perpetual, irrevocable</w:delText>
        </w:r>
      </w:del>
      <w:ins xmlns:w16du="http://schemas.microsoft.com/office/word/2023/wordml/word16du" w:id="24" w:author="LQ.AI Commercial counsel" w:date="2026-08-16T11:37:18Z" w16du:dateUtc="2026-08-16T11:37:18Z">
        <w:r>
          <w:t>non-exclusive</w:t>
        </w:r>
      </w:ins>
      <w:r>
        <w:t xml:space="preserve">, worldwide, royalty-free licence </w:t>
      </w:r>
      <w:del xmlns:w16du="http://schemas.microsoft.com/office/word/2023/wordml/word16du" w:id="25" w:author="LQ.AI Commercial counsel" w:date="2026-08-16T11:37:18Z" w16du:dateUtc="2026-08-16T11:37:18Z">
        <w:r>
          <w:delText>to use, reproduce and create derivative works from Customer Data for any purpose, including to improve the Vendor's products and services</w:delText>
        </w:r>
      </w:del>
      <w:ins xmlns:w16du="http://schemas.microsoft.com/office/word/2023/wordml/word16du" w:id="26" w:author="LQ.AI Commercial counsel" w:date="2026-08-16T11:37:18Z" w16du:dateUtc="2026-08-16T11:37:18Z">
        <w:r>
          <w:t>during the Term to access, use, reproduce and process Customer Data solely to provide, operate and maintain the Services and to perform the Vendor's obligations under this Agreement. The Vendor may use Customer Data in aggregated, de-identified form to improve its products and services. Upon termination or expiration of this Agreement, the Vendor shall, at the Customer's direction, return or securely delete all Customer Data within thirty (30) days and certify such deletion in writing</w:t>
        </w:r>
      </w:ins>
      <w:r>
        <w:t>.</w:t>
      </w:r>
      <w:commentRangeEnd w:id="5"/>
      <w:r>
        <w:rPr>
          <w:rStyle w:val="CommentReference"/>
        </w:rPr>
        <w:commentReference w:id="5"/>
      </w:r>
    </w:p>
    <w:p>
      <w:pPr>
        <w:pStyle w:val="Heading1"/>
      </w:pPr>
      <w:r>
        <w:t>7. Warranties</w:t>
      </w:r>
    </w:p>
    <w:p>
      <w:commentRangeStart w:id="4"/>
      <w:r>
        <w:t>THE SERVICES ARE PROVIDED "AS IS" AND THE VENDOR DISCLAIMS ALL WARRANTIES, WHETHER EXPRESS, IMPLIED OR STATUTORY, INCLUDING ANY WARRANTY OF MERCHANTABILITY, FITNESS FOR A PARTICULAR PURPOSE AND NON-INFRINGEMENT</w:t>
      </w:r>
      <w:ins xmlns:w16du="http://schemas.microsoft.com/office/word/2023/wordml/word16du" w:id="27" w:author="LQ.AI Commercial counsel" w:date="2026-08-16T11:37:18Z" w16du:dateUtc="2026-08-16T11:37:18Z">
        <w:r>
          <w:t>, SUBJECT TO THE VENDOR'S EXPRESS WARRANTIES BELOW AND TO ANY WARRANTIES THAT CANNOT BE EXCLUDED OR LIMITED BY APPLICABLE LAW. The Vendor warrants that (a) the Services will operate in substantial conformity with the applicable documentation, (b) the Services will not infringe or misappropriate any third-party intellectual property rights, and (c) the Services will not contain any malicious code or backdoor</w:t>
        </w:r>
      </w:ins>
      <w:r>
        <w:t>.</w:t>
      </w:r>
      <w:commentRangeEnd w:id="4"/>
      <w:r>
        <w:rPr>
          <w:rStyle w:val="CommentReference"/>
        </w:rPr>
        <w:commentReference w:id="4"/>
      </w:r>
    </w:p>
    <w:p>
      <w:pPr>
        <w:pStyle w:val="Heading1"/>
      </w:pPr>
      <w:r>
        <w:t>8. Indemnity</w:t>
      </w:r>
    </w:p>
    <w:p>
      <w:commentRangeStart w:id="3"/>
      <w:r>
        <w:t xml:space="preserve">The Customer shall indemnify, defend and hold harmless the Vendor and its affiliates against </w:t>
      </w:r>
      <w:del xmlns:w16du="http://schemas.microsoft.com/office/word/2023/wordml/word16du" w:id="28" w:author="LQ.AI Commercial counsel" w:date="2026-08-16T11:37:18Z" w16du:dateUtc="2026-08-16T11:37:18Z">
        <w:r>
          <w:delText>any and all claims, losses, damages, liabilities and expenses arising from or in connection with</w:delText>
        </w:r>
      </w:del>
      <w:ins xmlns:w16du="http://schemas.microsoft.com/office/word/2023/wordml/word16du" w:id="29" w:author="LQ.AI Commercial counsel" w:date="2026-08-16T11:37:18Z" w16du:dateUtc="2026-08-16T11:37:18Z">
        <w:r>
          <w:t>third-party claims, losses, damages, liabilities and expenses arising from (a) the Customer's breach of this Agreement, (b) the Customer's misuse of the Services, or (c) Customer Data that infringes any third-party intellectual property rights; provided that this indemnity shall not apply to the extent the claim arises from the Vendor's breach of this Agreement, negligence, or wilful misconduct. The Vendor shall indemnify, defend and hold harmless the Customer and its affiliates against third-party claims, losses, damages, liabilities and expenses arising from (a) the Services or the Vendor's technology infringing or misappropriating any third-party intellectual property rights, (b)</w:t>
        </w:r>
      </w:ins>
      <w:r>
        <w:t xml:space="preserve"> the </w:t>
      </w:r>
      <w:del xmlns:w16du="http://schemas.microsoft.com/office/word/2023/wordml/word16du" w:id="30" w:author="LQ.AI Commercial counsel" w:date="2026-08-16T11:37:18Z" w16du:dateUtc="2026-08-16T11:37:18Z">
        <w:r>
          <w:delText>Customer</w:delText>
        </w:r>
      </w:del>
      <w:ins xmlns:w16du="http://schemas.microsoft.com/office/word/2023/wordml/word16du" w:id="31" w:author="LQ.AI Commercial counsel" w:date="2026-08-16T11:37:18Z" w16du:dateUtc="2026-08-16T11:37:18Z">
        <w:r>
          <w:t>Vendor</w:t>
        </w:r>
      </w:ins>
      <w:r>
        <w:t xml:space="preserve">'s </w:t>
      </w:r>
      <w:del xmlns:w16du="http://schemas.microsoft.com/office/word/2023/wordml/word16du" w:id="32" w:author="LQ.AI Commercial counsel" w:date="2026-08-16T11:37:18Z" w16du:dateUtc="2026-08-16T11:37:18Z">
        <w:r>
          <w:delText>use</w:delText>
        </w:r>
      </w:del>
      <w:ins xmlns:w16du="http://schemas.microsoft.com/office/word/2023/wordml/word16du" w:id="33" w:author="LQ.AI Commercial counsel" w:date="2026-08-16T11:37:18Z" w16du:dateUtc="2026-08-16T11:37:18Z">
        <w:r>
          <w:t>breach</w:t>
        </w:r>
      </w:ins>
      <w:r>
        <w:t xml:space="preserve"> of </w:t>
      </w:r>
      <w:del xmlns:w16du="http://schemas.microsoft.com/office/word/2023/wordml/word16du" w:id="34" w:author="LQ.AI Commercial counsel" w:date="2026-08-16T11:37:18Z" w16du:dateUtc="2026-08-16T11:37:18Z">
        <w:r>
          <w:delText>the Services or the Customer Data</w:delText>
        </w:r>
      </w:del>
      <w:ins xmlns:w16du="http://schemas.microsoft.com/office/word/2023/wordml/word16du" w:id="35" w:author="LQ.AI Commercial counsel" w:date="2026-08-16T11:37:18Z" w16du:dateUtc="2026-08-16T11:37:18Z">
        <w:r>
          <w:t>this Agreement, or (c) the Vendor's negligence or wilful misconduct</w:t>
        </w:r>
      </w:ins>
      <w:r>
        <w:t>.</w:t>
      </w:r>
      <w:commentRangeEnd w:id="3"/>
      <w:r>
        <w:rPr>
          <w:rStyle w:val="CommentReference"/>
        </w:rPr>
        <w:commentReference w:id="3"/>
      </w:r>
    </w:p>
    <w:p>
      <w:pPr>
        <w:pStyle w:val="Heading1"/>
      </w:pPr>
      <w:r>
        <w:t>9. Limitation of Liability</w:t>
      </w:r>
    </w:p>
    <w:p>
      <w:del xmlns:w16du="http://schemas.microsoft.com/office/word/2023/wordml/word16du" w:id="36" w:author="LQ.AI Commercial counsel" w:date="2026-08-16T11:37:18Z" w16du:dateUtc="2026-08-16T11:37:18Z">
        <w:r>
          <w:delText>The Vendor</w:delText>
        </w:r>
      </w:del>
      <w:commentRangeStart w:id="2"/>
      <w:ins xmlns:w16du="http://schemas.microsoft.com/office/word/2023/wordml/word16du" w:id="37" w:author="LQ.AI Commercial counsel" w:date="2026-08-16T11:37:18Z" w16du:dateUtc="2026-08-16T11:37:18Z">
        <w:r>
          <w:t>Each party</w:t>
        </w:r>
      </w:ins>
      <w:r>
        <w:t xml:space="preserve">'s aggregate liability arising out of or in connection with this Agreement shall not exceed the total fees paid </w:t>
      </w:r>
      <w:ins xmlns:w16du="http://schemas.microsoft.com/office/word/2023/wordml/word16du" w:id="38" w:author="LQ.AI Commercial counsel" w:date="2026-08-16T11:37:18Z" w16du:dateUtc="2026-08-16T11:37:18Z">
        <w:r>
          <w:t xml:space="preserve">or payable </w:t>
        </w:r>
      </w:ins>
      <w:r>
        <w:t xml:space="preserve">by the Customer in the </w:t>
      </w:r>
      <w:del xmlns:w16du="http://schemas.microsoft.com/office/word/2023/wordml/word16du" w:id="39" w:author="LQ.AI Commercial counsel" w:date="2026-08-16T11:37:18Z" w16du:dateUtc="2026-08-16T11:37:18Z">
        <w:r>
          <w:delText>one</w:delText>
        </w:r>
      </w:del>
      <w:ins xmlns:w16du="http://schemas.microsoft.com/office/word/2023/wordml/word16du" w:id="40" w:author="LQ.AI Commercial counsel" w:date="2026-08-16T11:37:18Z" w16du:dateUtc="2026-08-16T11:37:18Z">
        <w:r>
          <w:t>twelve</w:t>
        </w:r>
      </w:ins>
      <w:r>
        <w:t xml:space="preserve"> (</w:t>
      </w:r>
      <w:del xmlns:w16du="http://schemas.microsoft.com/office/word/2023/wordml/word16du" w:id="41" w:author="LQ.AI Commercial counsel" w:date="2026-08-16T11:37:18Z" w16du:dateUtc="2026-08-16T11:37:18Z">
        <w:r>
          <w:delText>1</w:delText>
        </w:r>
      </w:del>
      <w:ins xmlns:w16du="http://schemas.microsoft.com/office/word/2023/wordml/word16du" w:id="42" w:author="LQ.AI Commercial counsel" w:date="2026-08-16T11:37:18Z" w16du:dateUtc="2026-08-16T11:37:18Z">
        <w:r>
          <w:t>12</w:t>
        </w:r>
      </w:ins>
      <w:r>
        <w:t xml:space="preserve">) </w:t>
      </w:r>
      <w:del xmlns:w16du="http://schemas.microsoft.com/office/word/2023/wordml/word16du" w:id="43" w:author="LQ.AI Commercial counsel" w:date="2026-08-16T11:37:18Z" w16du:dateUtc="2026-08-16T11:37:18Z">
        <w:r>
          <w:delText>month</w:delText>
        </w:r>
      </w:del>
      <w:ins xmlns:w16du="http://schemas.microsoft.com/office/word/2023/wordml/word16du" w:id="44" w:author="LQ.AI Commercial counsel" w:date="2026-08-16T11:37:18Z" w16du:dateUtc="2026-08-16T11:37:18Z">
        <w:r>
          <w:t>months</w:t>
        </w:r>
      </w:ins>
      <w:r>
        <w:t xml:space="preserve"> preceding the claim</w:t>
      </w:r>
      <w:ins xmlns:w16du="http://schemas.microsoft.com/office/word/2023/wordml/word16du" w:id="45" w:author="LQ.AI Commercial counsel" w:date="2026-08-16T11:37:18Z" w16du:dateUtc="2026-08-16T11:37:18Z">
        <w:r>
          <w:t>; provided that this limitation shall not apply to (i) a party's indemnification obligations under Section 8, (ii) the Vendor's obligations regarding Customer Data under Section 6, (iii) the Vendor's infringement or misappropriation of any third-party intellectual property rights, (iv) a party's fraud, gross negligence or wilful misconduct, or (v) liability that cannot be limited or excluded by applicable law</w:t>
        </w:r>
      </w:ins>
      <w:r>
        <w:t>.</w:t>
      </w:r>
      <w:commentRangeEnd w:id="2"/>
      <w:r>
        <w:rPr>
          <w:rStyle w:val="CommentReference"/>
        </w:rPr>
        <w:commentReference w:id="2"/>
      </w:r>
      <w:r>
        <w:t xml:space="preserve"> </w:t>
      </w:r>
      <w:commentRangeStart w:id="1"/>
      <w:r>
        <w:t xml:space="preserve">In no event shall </w:t>
      </w:r>
      <w:del xmlns:w16du="http://schemas.microsoft.com/office/word/2023/wordml/word16du" w:id="46" w:author="LQ.AI Commercial counsel" w:date="2026-08-16T11:37:18Z" w16du:dateUtc="2026-08-16T11:37:18Z">
        <w:r>
          <w:delText>the Vendor</w:delText>
        </w:r>
      </w:del>
      <w:ins xmlns:w16du="http://schemas.microsoft.com/office/word/2023/wordml/word16du" w:id="47" w:author="LQ.AI Commercial counsel" w:date="2026-08-16T11:37:18Z" w16du:dateUtc="2026-08-16T11:37:18Z">
        <w:r>
          <w:t>either party</w:t>
        </w:r>
      </w:ins>
      <w:r>
        <w:t xml:space="preserve"> be liable for any indirect, incidental, special or consequential damages, or for any loss of profits, revenue or data, even if advised of the possibility of such damages</w:t>
      </w:r>
      <w:ins xmlns:w16du="http://schemas.microsoft.com/office/word/2023/wordml/word16du" w:id="48" w:author="LQ.AI Commercial counsel" w:date="2026-08-16T11:37:18Z" w16du:dateUtc="2026-08-16T11:37:18Z">
        <w:r>
          <w:t>; provided that this exclusion shall not apply to (i) a party's indemnification obligations under Section 8, (ii) the Vendor's obligations regarding Customer Data under Section 6, (iii) the Vendor's infringement or misappropriation of any third-party intellectual property rights, or (iv) a party's fraud, gross negligence or wilful misconduct, and provided further that loss of Customer Data caused by the Vendor's breach of this Agreement shall be deemed direct damages</w:t>
        </w:r>
      </w:ins>
      <w:r>
        <w:t>.</w:t>
      </w:r>
      <w:commentRangeEnd w:id="1"/>
      <w:r>
        <w:rPr>
          <w:rStyle w:val="CommentReference"/>
        </w:rPr>
        <w:commentReference w:id="1"/>
      </w:r>
    </w:p>
    <w:p>
      <w:pPr>
        <w:pStyle w:val="Heading1"/>
      </w:pPr>
      <w:r>
        <w:t>10. Governing Law</w:t>
      </w:r>
    </w:p>
    <w:p>
      <w:r>
        <w:t>This Agreement is governed by the laws of the State of Delaware, and the parties submit to the exclusive jurisdiction of the courts of Delaware.</w:t>
      </w:r>
    </w:p>
    <w:sectPr w:rsidR="00FC693F" w:rsidRPr="0006063C" w:rsidSect="00034616">
      <w:pgSz w:w="12240" w:h="15840"/>
      <w:pgMar w:top="1440" w:right="1800" w:bottom="1440" w:left="1800" w:header="720" w:footer="720" w:gutter="0"/>
      <w:cols w:space="720"/>
      <w:docGrid w:linePitch="360"/>
    </w:sectPr>
  </w:body>
</w:document>
</file>

<file path=word/comments1.xml><?xml version="1.0" encoding="utf-8"?>
<w:comments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mc:Ignorable="w14 w15 w16cid w16cex">
  <w:comment w:id="1" w:author="LQ.AI Commercial counsel" w:date="2026-08-16T11:37:18Z" w:initials="LCC">
    <w:p w14:paraId="020D707D" w14:textId="77777777" w:rsidR="4C1D209D" w:rsidRDefault="4C1D209D" w:rsidP="4C1D209D">
      <w:pPr>
        <w:pStyle w:val="CommentText"/>
      </w:pPr>
      <w:r>
        <w:rPr>
          <w:rStyle w:val="CommentReference"/>
        </w:rPr>
        <w:annotationRef/>
      </w:r>
      <w:r>
        <w:t>The blanket exclusion would let the Vendor escape liability for its own data-handling failures and infringing technology; carving out indemnity, Customer Data and IP infringement heads, and deeming vendor-caused data loss direct, keeps a mutual exclusion workable for both parties.</w:t>
      </w:r>
    </w:p>
  </w:comment>
  <w:comment w:id="2" w:author="LQ.AI Commercial counsel" w:date="2026-08-16T11:37:18Z" w:initials="LCC">
    <w:p w14:paraId="6D34C84E" w14:textId="77777777" w:rsidR="3803B20D" w:rsidRDefault="3803B20D" w:rsidP="3803B20D">
      <w:pPr>
        <w:pStyle w:val="CommentText"/>
      </w:pPr>
      <w:r>
        <w:rPr>
          <w:rStyle w:val="CommentReference"/>
        </w:rPr>
        <w:annotationRef/>
      </w:r>
      <w:r>
        <w:t>A one-month fee cap is far too low for a three-year subscription and makes the Vendor effectively unaccountable; a twelve-month lookback is the market norm, and the carve-outs keep the cap from swallowing the heads that matter most to the Customer: indemnity, Customer Data, IP infringement and wilful conduct.</w:t>
      </w:r>
    </w:p>
  </w:comment>
  <w:comment w:id="3" w:author="LQ.AI Commercial counsel" w:date="2026-08-16T11:37:18Z" w:initials="LCC">
    <w:p w14:paraId="2C1E7A14" w14:textId="77777777" w:rsidR="6562F723" w:rsidRDefault="6562F723" w:rsidP="6562F723">
      <w:pPr>
        <w:pStyle w:val="CommentText"/>
      </w:pPr>
      <w:r>
        <w:rPr>
          <w:rStyle w:val="CommentReference"/>
        </w:rPr>
        <w:annotationRef/>
      </w:r>
      <w:r>
        <w:t>The indemnity is one-sided: the Customer indemnifies for any and all claims in connection with use, effectively covering even claims the Vendor's own conduct causes, and the Vendor gives nothing back; the Customer's exposure should be limited to its own breach or misuse, with a Vendor indemnity for IP infringement and Vendor fault as the balance.</w:t>
      </w:r>
    </w:p>
  </w:comment>
  <w:comment w:id="4" w:author="LQ.AI Commercial counsel" w:date="2026-08-16T11:37:18Z" w:initials="LCC">
    <w:p w14:paraId="7A820FAA" w14:textId="77777777" w:rsidR="56240A6D" w:rsidRDefault="56240A6D" w:rsidP="56240A6D">
      <w:pPr>
        <w:pStyle w:val="CommentText"/>
      </w:pPr>
      <w:r>
        <w:rPr>
          <w:rStyle w:val="CommentReference"/>
        </w:rPr>
        <w:annotationRef/>
      </w:r>
      <w:r>
        <w:t>A blanket AS-IS disclaimer, including non-infringement, leaves the Customer with no assurance the paid Services work or are clear of third-party IP; limited express warranties and preservation of non-excludable statutory warranties are the minimum protection for a paid subscription.</w:t>
      </w:r>
    </w:p>
  </w:comment>
  <w:comment w:id="5" w:author="LQ.AI Commercial counsel" w:date="2026-08-16T11:37:18Z" w:initials="LCC">
    <w:p w14:paraId="39236FD4" w14:textId="77777777" w:rsidR="0E002D62" w:rsidRDefault="0E002D62" w:rsidP="0E002D62">
      <w:pPr>
        <w:pStyle w:val="CommentText"/>
      </w:pPr>
      <w:r>
        <w:rPr>
          <w:rStyle w:val="CommentReference"/>
        </w:rPr>
        <w:annotationRef/>
      </w:r>
      <w:r>
        <w:t>A perpetual, irrevocable licence for any purpose gives the Vendor unlimited rights in the Customer's data; the licence should be term-limited and confined to providing the Services, with only de-identified aggregation for improvement and a data return/deletion duty on exit.</w:t>
      </w:r>
    </w:p>
  </w:comment>
  <w:comment w:id="6" w:author="LQ.AI Commercial counsel" w:date="2026-08-16T11:37:18Z" w:initials="LCC">
    <w:p w14:paraId="4F5B5BE7" w14:textId="77777777" w:rsidR="665BEA12" w:rsidRDefault="665BEA12" w:rsidP="665BEA12">
      <w:pPr>
        <w:pStyle w:val="CommentText"/>
      </w:pPr>
      <w:r>
        <w:rPr>
          <w:rStyle w:val="CommentReference"/>
        </w:rPr>
        <w:annotationRef/>
      </w:r>
      <w:r>
        <w:t>An outright assignment of the Customer's feedback is unnecessary and one-sided; a non-exclusive licence under the Customer's rights, limited to product improvement, achieves the Vendor's purpose while preserving the Customer's ownership of its contributions.</w:t>
      </w:r>
    </w:p>
  </w:comment>
  <w:comment w:id="7" w:author="LQ.AI Commercial counsel" w:date="2026-08-16T11:37:18Z" w:initials="LCC">
    <w:p w14:paraId="6A098AA0" w14:textId="77777777" w:rsidR="2716D147" w:rsidRDefault="2716D147" w:rsidP="2716D147">
      <w:pPr>
        <w:pStyle w:val="CommentText"/>
      </w:pPr>
      <w:r>
        <w:rPr>
          <w:rStyle w:val="CommentReference"/>
        </w:rPr>
        <w:annotationRef/>
      </w:r>
      <w:r>
        <w:t>As drafted the Vendor owns everything created under the Agreement, including work product the Customer pays for, and the Customer's data and materials are swept in; the Customer should own what is created specifically for it and retain its own data and materials.</w:t>
      </w:r>
    </w:p>
  </w:comment>
  <w:comment w:id="8" w:author="LQ.AI Commercial counsel" w:date="2026-08-16T11:37:18Z" w:initials="LCC">
    <w:p w14:paraId="7D2C547B" w14:textId="77777777" w:rsidR="02BCAA0D" w:rsidRDefault="02BCAA0D" w:rsidP="02BCAA0D">
      <w:pPr>
        <w:pStyle w:val="CommentText"/>
      </w:pPr>
      <w:r>
        <w:rPr>
          <w:rStyle w:val="CommentReference"/>
        </w:rPr>
        <w:annotationRef/>
      </w:r>
      <w:r>
        <w:t>The bar on customer termination leaves the Customer locked in with no exit even for breach or insolvency of the Vendor; mutual termination for convenience, uncured material breach and insolvency are standard protections.</w:t>
      </w:r>
    </w:p>
  </w:comment>
  <w:comment w:id="9" w:author="LQ.AI Commercial counsel" w:date="2026-08-16T11:37:18Z" w:initials="LCC">
    <w:p w14:paraId="3761CA17" w14:textId="77777777" w:rsidR="5161E392" w:rsidRDefault="5161E392" w:rsidP="5161E392">
      <w:pPr>
        <w:pStyle w:val="CommentText"/>
      </w:pPr>
      <w:r>
        <w:rPr>
          <w:rStyle w:val="CommentReference"/>
        </w:rPr>
        <w:annotationRef/>
      </w:r>
      <w:r>
        <w:t>A 90-day notice window is easy to miss and silently locks the Customer into successive three-year terms; shortening the notice and making it mutual is the balanced protection against involuntary renewal.</w:t>
      </w:r>
    </w:p>
  </w:comment>
  <w:comment w:id="10" w:author="LQ.AI Commercial counsel" w:date="2026-08-16T11:37:18Z" w:initials="LCC">
    <w:p w14:paraId="5114C6FA" w14:textId="77777777" w:rsidR="0EE65604" w:rsidRDefault="0EE65604" w:rsidP="0EE65604">
      <w:pPr>
        <w:pStyle w:val="CommentText"/>
      </w:pPr>
      <w:r>
        <w:rPr>
          <w:rStyle w:val="CommentReference"/>
        </w:rPr>
        <w:annotationRef/>
      </w:r>
      <w:r>
        <w:t>A unilateral mid-term price increase with only 30 days notice destroys price certainty for a three-year subscription; fees should be fixed for the term, with increases permitted only on renewal and an exit if the Customer rejects the increase.</w:t>
      </w:r>
    </w:p>
  </w:comment>
  <w:comment w:id="11" w:author="LQ.AI Commercial counsel" w:date="2026-08-16T11:37:18Z" w:initials="LCC">
    <w:p w14:paraId="144125E5" w14:textId="77777777" w:rsidR="723B2D12" w:rsidRDefault="723B2D12" w:rsidP="723B2D12">
      <w:pPr>
        <w:pStyle w:val="CommentText"/>
      </w:pPr>
      <w:r>
        <w:rPr>
          <w:rStyle w:val="CommentReference"/>
        </w:rPr>
        <w:annotationRef/>
      </w:r>
      <w:r>
        <w:t>As drafted the Vendor can withdraw features the Customer is paying for at any time mid-term with no recourse; the consent and notice requirements preserve continuity of the subscribed services through the term.</w:t>
      </w:r>
    </w:p>
  </w:comment>
</w:comments>
</file>

<file path=word/commentsExtended1.xml><?xml version="1.0" encoding="utf-8"?>
<w15:commentsEx xmlns:w15="http://schemas.microsoft.com/office/word/2012/wordml">
  <w15:commentEx w15:paraId="020D707D" w15:done="0"/>
  <w15:commentEx w15:paraId="6D34C84E" w15:done="0"/>
  <w15:commentEx w15:paraId="2C1E7A14" w15:done="0"/>
  <w15:commentEx w15:paraId="7A820FAA" w15:done="0"/>
  <w15:commentEx w15:paraId="39236FD4" w15:done="0"/>
  <w15:commentEx w15:paraId="4F5B5BE7" w15:done="0"/>
  <w15:commentEx w15:paraId="6A098AA0" w15:done="0"/>
  <w15:commentEx w15:paraId="7D2C547B" w15:done="0"/>
  <w15:commentEx w15:paraId="3761CA17" w15:done="0"/>
  <w15:commentEx w15:paraId="5114C6FA" w15:done="0"/>
  <w15:commentEx w15:paraId="144125E5" w15:done="0"/>
</w15:commentsEx>
</file>

<file path=word/commentsExtensible1.xml><?xml version="1.0" encoding="utf-8"?>
<w16cex:commentsExtensible xmlns:w16cex="http://schemas.microsoft.com/office/word/2018/wordml/cex">
  <w16cex:commentExtensible w16cex:durableId="52FFD8EB" w16cex:dateUtc="2026-08-16T11:37:18Z"/>
  <w16cex:commentExtensible w16cex:durableId="73E41CA2" w16cex:dateUtc="2026-08-16T11:37:18Z"/>
  <w16cex:commentExtensible w16cex:durableId="1B8C95EC" w16cex:dateUtc="2026-08-16T11:37:18Z"/>
  <w16cex:commentExtensible w16cex:durableId="432416A3" w16cex:dateUtc="2026-08-16T11:37:18Z"/>
  <w16cex:commentExtensible w16cex:durableId="59860FB7" w16cex:dateUtc="2026-08-16T11:37:18Z"/>
  <w16cex:commentExtensible w16cex:durableId="0CC5DF09" w16cex:dateUtc="2026-08-16T11:37:18Z"/>
  <w16cex:commentExtensible w16cex:durableId="2E1B1D0D" w16cex:dateUtc="2026-08-16T11:37:18Z"/>
  <w16cex:commentExtensible w16cex:durableId="7614D073" w16cex:dateUtc="2026-08-16T11:37:18Z"/>
  <w16cex:commentExtensible w16cex:durableId="1F8ABD61" w16cex:dateUtc="2026-08-16T11:37:18Z"/>
  <w16cex:commentExtensible w16cex:durableId="3FF4E100" w16cex:dateUtc="2026-08-16T11:37:18Z"/>
  <w16cex:commentExtensible w16cex:durableId="4C29061E" w16cex:dateUtc="2026-08-16T11:37:18Z"/>
</w16cex:commentsExtensible>
</file>

<file path=word/commentsIds1.xml><?xml version="1.0" encoding="utf-8"?>
<w16cid:commentsIds xmlns:w16cid="http://schemas.microsoft.com/office/word/2016/wordml/cid">
  <w16cid:commentId w16cid:paraId="020D707D" w16cid:durableId="52FFD8EB"/>
  <w16cid:commentId w16cid:paraId="6D34C84E" w16cid:durableId="73E41CA2"/>
  <w16cid:commentId w16cid:paraId="2C1E7A14" w16cid:durableId="1B8C95EC"/>
  <w16cid:commentId w16cid:paraId="7A820FAA" w16cid:durableId="432416A3"/>
  <w16cid:commentId w16cid:paraId="39236FD4" w16cid:durableId="59860FB7"/>
  <w16cid:commentId w16cid:paraId="4F5B5BE7" w16cid:durableId="0CC5DF09"/>
  <w16cid:commentId w16cid:paraId="6A098AA0" w16cid:durableId="2E1B1D0D"/>
  <w16cid:commentId w16cid:paraId="7D2C547B" w16cid:durableId="7614D073"/>
  <w16cid:commentId w16cid:paraId="3761CA17" w16cid:durableId="1F8ABD61"/>
  <w16cid:commentId w16cid:paraId="5114C6FA" w16cid:durableId="3FF4E100"/>
  <w16cid:commentId w16cid:paraId="144125E5" w16cid:durableId="4C29061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trackChanges/>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1.xml"/><Relationship Id="rId10" Type="http://schemas.microsoft.com/office/2011/relationships/commentsExtended" Target="commentsExtended1.xml"/><Relationship Id="rId11" Type="http://schemas.microsoft.com/office/2016/09/relationships/commentsIds" Target="commentsIds1.xml"/><Relationship Id="rId12" Type="http://schemas.microsoft.com/office/2018/08/relationships/commentsExtensible" Target="commentsExtensibl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